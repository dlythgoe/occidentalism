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09BFD" w14:textId="77777777" w:rsidR="00A2553E" w:rsidRPr="002A67C5" w:rsidRDefault="00A2553E" w:rsidP="00A2553E">
      <w:pPr>
        <w:spacing w:beforeAutospacing="1" w:afterAutospacing="1" w:line="240" w:lineRule="auto"/>
        <w:jc w:val="center"/>
        <w:outlineLvl w:val="0"/>
        <w:rPr>
          <w:rFonts w:ascii="Times New Roman" w:eastAsia="Times New Roman" w:hAnsi="Times New Roman" w:cs="Times New Roman"/>
          <w:b/>
          <w:bCs/>
          <w:color w:val="000000" w:themeColor="text1"/>
          <w:kern w:val="0"/>
          <w:sz w:val="32"/>
          <w:szCs w:val="32"/>
          <w:lang w:val="en-GB" w:eastAsia="en-GB"/>
          <w14:ligatures w14:val="none"/>
        </w:rPr>
      </w:pPr>
      <w:bookmarkStart w:id="0" w:name="_Hlk226647134"/>
      <w:bookmarkStart w:id="1" w:name="_Hlk226646711"/>
      <w:proofErr w:type="spellStart"/>
      <w:r w:rsidRPr="002A67C5">
        <w:rPr>
          <w:rFonts w:ascii="Times New Roman" w:eastAsia="Times New Roman" w:hAnsi="Times New Roman" w:cs="Times New Roman"/>
          <w:b/>
          <w:bCs/>
          <w:color w:val="000000" w:themeColor="text1"/>
          <w:kern w:val="0"/>
          <w:sz w:val="32"/>
          <w:szCs w:val="32"/>
          <w:lang w:val="en-GB" w:eastAsia="en-GB"/>
          <w14:ligatures w14:val="none"/>
        </w:rPr>
        <w:t>haha</w:t>
      </w:r>
      <w:proofErr w:type="spellEnd"/>
      <w:r w:rsidRPr="002A67C5">
        <w:rPr>
          <w:rFonts w:ascii="Times New Roman" w:eastAsia="Times New Roman" w:hAnsi="Times New Roman" w:cs="Times New Roman"/>
          <w:b/>
          <w:bCs/>
          <w:color w:val="000000" w:themeColor="text1"/>
          <w:kern w:val="0"/>
          <w:sz w:val="32"/>
          <w:szCs w:val="32"/>
          <w:lang w:val="en-GB" w:eastAsia="en-GB"/>
          <w14:ligatures w14:val="none"/>
        </w:rPr>
        <w:t>, that’s so Random</w:t>
      </w:r>
    </w:p>
    <w:p w14:paraId="4FD1AF16" w14:textId="77777777" w:rsidR="00252247" w:rsidRDefault="00252247" w:rsidP="00252247">
      <w:pPr>
        <w:spacing w:beforeAutospacing="1" w:afterAutospacing="1" w:line="240" w:lineRule="auto"/>
        <w:jc w:val="center"/>
        <w:outlineLvl w:val="0"/>
        <w:rPr>
          <w:rFonts w:ascii="Times New Roman" w:eastAsia="Times New Roman" w:hAnsi="Times New Roman" w:cs="Times New Roman"/>
          <w:b/>
          <w:bCs/>
          <w:color w:val="000000" w:themeColor="text1"/>
          <w:kern w:val="0"/>
          <w:sz w:val="32"/>
          <w:szCs w:val="32"/>
          <w:lang w:eastAsia="en-GB"/>
          <w14:ligatures w14:val="none"/>
        </w:rPr>
      </w:pPr>
      <w:bookmarkStart w:id="2" w:name="_Hlk226646722"/>
      <w:bookmarkEnd w:id="0"/>
      <w:r w:rsidRPr="00252247">
        <w:rPr>
          <w:rFonts w:ascii="Times New Roman" w:eastAsia="Times New Roman" w:hAnsi="Times New Roman" w:cs="Times New Roman"/>
          <w:b/>
          <w:bCs/>
          <w:color w:val="000000" w:themeColor="text1"/>
          <w:kern w:val="0"/>
          <w:sz w:val="32"/>
          <w:szCs w:val="32"/>
          <w:vertAlign w:val="superscript"/>
          <w:lang w:eastAsia="en-GB"/>
          <w14:ligatures w14:val="none"/>
        </w:rPr>
        <w:t>Chance, Subjectivity, and the West in the Work of John Cage and Beyond</w:t>
      </w:r>
      <w:bookmarkEnd w:id="2"/>
    </w:p>
    <w:p w14:paraId="4B0E3CD4" w14:textId="652AAF6F" w:rsidR="00A2553E" w:rsidRDefault="00A2553E" w:rsidP="00252247">
      <w:pPr>
        <w:spacing w:beforeAutospacing="1" w:afterAutospacing="1" w:line="240" w:lineRule="auto"/>
        <w:jc w:val="center"/>
        <w:outlineLvl w:val="0"/>
        <w:rPr>
          <w:rFonts w:ascii="Times New Roman" w:eastAsia="Times New Roman" w:hAnsi="Times New Roman" w:cs="Times New Roman"/>
          <w:b/>
          <w:bCs/>
          <w:color w:val="000000" w:themeColor="text1"/>
          <w:kern w:val="0"/>
          <w:sz w:val="32"/>
          <w:szCs w:val="32"/>
          <w:lang w:eastAsia="en-GB"/>
          <w14:ligatures w14:val="none"/>
        </w:rPr>
      </w:pPr>
      <w:r w:rsidRPr="002A67C5">
        <w:rPr>
          <w:rFonts w:ascii="Times New Roman" w:eastAsia="Times New Roman" w:hAnsi="Times New Roman" w:cs="Times New Roman"/>
          <w:color w:val="000000" w:themeColor="text1"/>
          <w:kern w:val="0"/>
          <w:sz w:val="32"/>
          <w:szCs w:val="32"/>
          <w:vertAlign w:val="superscript"/>
          <w:lang w:val="en-GB" w:eastAsia="en-GB"/>
          <w14:ligatures w14:val="none"/>
        </w:rPr>
        <w:t>Daniel Louis Lythgoe, 100904</w:t>
      </w:r>
      <w:r w:rsidR="00252247">
        <w:rPr>
          <w:rFonts w:ascii="Times New Roman" w:eastAsia="Times New Roman" w:hAnsi="Times New Roman" w:cs="Times New Roman"/>
          <w:b/>
          <w:bCs/>
          <w:color w:val="000000" w:themeColor="text1"/>
          <w:kern w:val="0"/>
          <w:sz w:val="32"/>
          <w:szCs w:val="32"/>
          <w:lang w:eastAsia="en-GB"/>
          <w14:ligatures w14:val="none"/>
        </w:rPr>
        <w:br/>
      </w:r>
      <w:r w:rsidRPr="002A67C5">
        <w:rPr>
          <w:rFonts w:ascii="Times New Roman" w:eastAsia="Times New Roman" w:hAnsi="Times New Roman" w:cs="Times New Roman"/>
          <w:color w:val="000000" w:themeColor="text1"/>
          <w:kern w:val="0"/>
          <w:sz w:val="32"/>
          <w:szCs w:val="32"/>
          <w:vertAlign w:val="superscript"/>
          <w:lang w:val="en-GB" w:eastAsia="en-GB"/>
          <w14:ligatures w14:val="none"/>
        </w:rPr>
        <w:t>Seminar Occidentalism</w:t>
      </w:r>
      <w:r w:rsidR="00252247">
        <w:rPr>
          <w:rFonts w:ascii="Times New Roman" w:eastAsia="Times New Roman" w:hAnsi="Times New Roman" w:cs="Times New Roman"/>
          <w:b/>
          <w:bCs/>
          <w:color w:val="000000" w:themeColor="text1"/>
          <w:kern w:val="0"/>
          <w:sz w:val="32"/>
          <w:szCs w:val="32"/>
          <w:lang w:eastAsia="en-GB"/>
          <w14:ligatures w14:val="none"/>
        </w:rPr>
        <w:br/>
      </w:r>
      <w:r w:rsidRPr="009D5C3E">
        <w:rPr>
          <w:rFonts w:ascii="Times New Roman" w:eastAsia="Times New Roman" w:hAnsi="Times New Roman" w:cs="Times New Roman"/>
          <w:color w:val="000000" w:themeColor="text1"/>
          <w:kern w:val="0"/>
          <w:sz w:val="32"/>
          <w:szCs w:val="32"/>
          <w:vertAlign w:val="superscript"/>
          <w:lang w:eastAsia="en-GB"/>
          <w14:ligatures w14:val="none"/>
        </w:rPr>
        <w:t>Prof. Dr. Matthias Bruhn</w:t>
      </w:r>
      <w:r w:rsidRPr="002A67C5">
        <w:rPr>
          <w:rFonts w:ascii="Times New Roman" w:eastAsia="Times New Roman" w:hAnsi="Times New Roman" w:cs="Times New Roman"/>
          <w:color w:val="000000" w:themeColor="text1"/>
          <w:kern w:val="0"/>
          <w:sz w:val="32"/>
          <w:szCs w:val="32"/>
          <w:vertAlign w:val="superscript"/>
          <w:lang w:val="en-GB" w:eastAsia="en-GB"/>
          <w14:ligatures w14:val="none"/>
        </w:rPr>
        <w:t>, Winter Semester 25/26</w:t>
      </w:r>
    </w:p>
    <w:p w14:paraId="7CF03865" w14:textId="77777777" w:rsidR="00252247" w:rsidRPr="00730726" w:rsidRDefault="00252247" w:rsidP="00730726">
      <w:pPr>
        <w:spacing w:beforeAutospacing="1" w:afterAutospacing="1" w:line="240" w:lineRule="auto"/>
        <w:jc w:val="center"/>
        <w:outlineLvl w:val="0"/>
        <w:rPr>
          <w:rFonts w:ascii="Times New Roman" w:eastAsia="Times New Roman" w:hAnsi="Times New Roman" w:cs="Times New Roman"/>
          <w:b/>
          <w:bCs/>
          <w:color w:val="000000" w:themeColor="text1"/>
          <w:kern w:val="0"/>
          <w:sz w:val="32"/>
          <w:szCs w:val="32"/>
          <w:lang w:eastAsia="en-GB"/>
          <w14:ligatures w14:val="none"/>
        </w:rPr>
      </w:pPr>
    </w:p>
    <w:p w14:paraId="0416D517" w14:textId="0BCEF15C" w:rsidR="00885C34" w:rsidRPr="00234507" w:rsidRDefault="00000000">
      <w:pPr>
        <w:spacing w:beforeAutospacing="1" w:afterAutospacing="1" w:line="240" w:lineRule="auto"/>
        <w:rPr>
          <w:rFonts w:ascii="Times New Roman" w:eastAsia="Times New Roman" w:hAnsi="Times New Roman" w:cs="Times New Roman"/>
          <w:color w:val="000000" w:themeColor="text1"/>
          <w:kern w:val="0"/>
          <w:lang w:val="en-GB" w:eastAsia="en-GB"/>
          <w14:ligatures w14:val="none"/>
        </w:rPr>
      </w:pPr>
      <w:r>
        <w:rPr>
          <w:rFonts w:ascii="Times New Roman" w:eastAsia="Times New Roman" w:hAnsi="Times New Roman" w:cs="Times New Roman"/>
          <w:color w:val="000000" w:themeColor="text1"/>
          <w:kern w:val="0"/>
          <w:lang w:val="en-GB" w:eastAsia="en-GB"/>
          <w14:ligatures w14:val="none"/>
        </w:rPr>
        <w:t>“</w:t>
      </w:r>
      <w:proofErr w:type="spellStart"/>
      <w:proofErr w:type="gramStart"/>
      <w:r>
        <w:rPr>
          <w:rFonts w:ascii="Times New Roman" w:eastAsia="Times New Roman" w:hAnsi="Times New Roman" w:cs="Times New Roman"/>
          <w:color w:val="000000" w:themeColor="text1"/>
          <w:kern w:val="0"/>
          <w:lang w:val="en-GB" w:eastAsia="en-GB"/>
          <w14:ligatures w14:val="none"/>
        </w:rPr>
        <w:t>haha</w:t>
      </w:r>
      <w:proofErr w:type="spellEnd"/>
      <w:proofErr w:type="gramEnd"/>
      <w:r>
        <w:rPr>
          <w:rFonts w:ascii="Times New Roman" w:eastAsia="Times New Roman" w:hAnsi="Times New Roman" w:cs="Times New Roman"/>
          <w:color w:val="000000" w:themeColor="text1"/>
          <w:kern w:val="0"/>
          <w:lang w:val="en-GB" w:eastAsia="en-GB"/>
          <w14:ligatures w14:val="none"/>
        </w:rPr>
        <w:t>, that’s so random</w:t>
      </w:r>
      <w:r w:rsidR="00822BCB">
        <w:rPr>
          <w:rFonts w:ascii="Times New Roman" w:eastAsia="Times New Roman" w:hAnsi="Times New Roman" w:cs="Times New Roman"/>
          <w:color w:val="000000" w:themeColor="text1"/>
          <w:kern w:val="0"/>
          <w:lang w:val="en-GB" w:eastAsia="en-GB"/>
          <w14:ligatures w14:val="none"/>
        </w:rPr>
        <w:t xml:space="preserve">” — </w:t>
      </w:r>
      <w:r w:rsidR="00822BCB">
        <w:rPr>
          <w:rFonts w:ascii="Times New Roman" w:eastAsia="Times New Roman" w:hAnsi="Times New Roman" w:cs="Times New Roman"/>
          <w:color w:val="0070C0"/>
          <w:kern w:val="0"/>
          <w:lang w:val="en-GB" w:eastAsia="en-GB"/>
          <w14:ligatures w14:val="none"/>
        </w:rPr>
        <w:t>t</w:t>
      </w:r>
      <w:r w:rsidR="00822BCB">
        <w:rPr>
          <w:rFonts w:ascii="Times New Roman" w:eastAsia="Times New Roman" w:hAnsi="Times New Roman" w:cs="Times New Roman"/>
          <w:color w:val="000000" w:themeColor="text1"/>
          <w:kern w:val="0"/>
          <w:lang w:eastAsia="en-GB"/>
          <w14:ligatures w14:val="none"/>
        </w:rPr>
        <w:t xml:space="preserve">his </w:t>
      </w:r>
      <w:r>
        <w:rPr>
          <w:rFonts w:ascii="Times New Roman" w:eastAsia="Times New Roman" w:hAnsi="Times New Roman" w:cs="Times New Roman"/>
          <w:color w:val="000000" w:themeColor="text1"/>
          <w:kern w:val="0"/>
          <w:lang w:eastAsia="en-GB"/>
          <w14:ligatures w14:val="none"/>
        </w:rPr>
        <w:t>quintessentially millennial phrase seems to have emerged in late 20th-century colloquial English (its first documented use was in an MIT student newspaper in 1971</w:t>
      </w:r>
      <w:proofErr w:type="gramStart"/>
      <w:r>
        <w:rPr>
          <w:rFonts w:ascii="Times New Roman" w:eastAsia="Times New Roman" w:hAnsi="Times New Roman" w:cs="Times New Roman"/>
          <w:color w:val="000000" w:themeColor="text1"/>
          <w:kern w:val="0"/>
          <w:lang w:eastAsia="en-GB"/>
          <w14:ligatures w14:val="none"/>
        </w:rPr>
        <w:t>), but</w:t>
      </w:r>
      <w:proofErr w:type="gramEnd"/>
      <w:r>
        <w:rPr>
          <w:rFonts w:ascii="Times New Roman" w:eastAsia="Times New Roman" w:hAnsi="Times New Roman" w:cs="Times New Roman"/>
          <w:color w:val="000000" w:themeColor="text1"/>
          <w:kern w:val="0"/>
          <w:lang w:eastAsia="en-GB"/>
          <w14:ligatures w14:val="none"/>
        </w:rPr>
        <w:t xml:space="preserve"> gained widespread traction in the 2000s.</w:t>
      </w:r>
      <w:r>
        <w:rPr>
          <w:rStyle w:val="EndnoteAnchor"/>
          <w:rFonts w:ascii="Times New Roman" w:eastAsia="Times New Roman" w:hAnsi="Times New Roman" w:cs="Times New Roman"/>
          <w:color w:val="000000" w:themeColor="text1"/>
          <w:kern w:val="0"/>
          <w:lang w:eastAsia="en-GB"/>
          <w14:ligatures w14:val="none"/>
        </w:rPr>
        <w:endnoteReference w:id="1"/>
      </w:r>
      <w:r>
        <w:rPr>
          <w:rFonts w:ascii="Times New Roman" w:eastAsia="Times New Roman" w:hAnsi="Times New Roman" w:cs="Times New Roman"/>
          <w:color w:val="000000" w:themeColor="text1"/>
          <w:kern w:val="0"/>
          <w:lang w:val="en-GB" w:eastAsia="en-GB"/>
          <w14:ligatures w14:val="none"/>
        </w:rPr>
        <w:t xml:space="preserve"> Randomness here is a deviation from the </w:t>
      </w:r>
      <w:r w:rsidRPr="00234507">
        <w:rPr>
          <w:rFonts w:ascii="Times New Roman" w:eastAsia="Times New Roman" w:hAnsi="Times New Roman" w:cs="Times New Roman"/>
          <w:color w:val="000000" w:themeColor="text1"/>
          <w:kern w:val="0"/>
          <w:lang w:val="en-GB" w:eastAsia="en-GB"/>
          <w14:ligatures w14:val="none"/>
        </w:rPr>
        <w:t>status quo, noise in an otherwise ordered signal</w:t>
      </w:r>
      <w:r w:rsidR="00AB520A" w:rsidRPr="00234507">
        <w:rPr>
          <w:rFonts w:ascii="Times New Roman" w:eastAsia="Times New Roman" w:hAnsi="Times New Roman" w:cs="Times New Roman"/>
          <w:color w:val="000000" w:themeColor="text1"/>
          <w:kern w:val="0"/>
          <w:lang w:val="en-GB" w:eastAsia="en-GB"/>
          <w14:ligatures w14:val="none"/>
        </w:rPr>
        <w:t xml:space="preserve">. It </w:t>
      </w:r>
      <w:r w:rsidRPr="00234507">
        <w:rPr>
          <w:rFonts w:ascii="Times New Roman" w:eastAsia="Times New Roman" w:hAnsi="Times New Roman" w:cs="Times New Roman"/>
          <w:color w:val="000000" w:themeColor="text1"/>
          <w:kern w:val="0"/>
          <w:lang w:val="en-GB" w:eastAsia="en-GB"/>
          <w14:ligatures w14:val="none"/>
        </w:rPr>
        <w:t xml:space="preserve">teeters on the edge of indifference and </w:t>
      </w:r>
      <w:bookmarkStart w:id="3" w:name="_Hlk222755572"/>
      <w:r w:rsidRPr="00234507">
        <w:rPr>
          <w:rFonts w:ascii="Times New Roman" w:eastAsia="Times New Roman" w:hAnsi="Times New Roman" w:cs="Times New Roman"/>
          <w:color w:val="000000" w:themeColor="text1"/>
          <w:kern w:val="0"/>
          <w:lang w:val="en-GB" w:eastAsia="en-GB"/>
          <w14:ligatures w14:val="none"/>
        </w:rPr>
        <w:t>malais</w:t>
      </w:r>
      <w:bookmarkEnd w:id="3"/>
      <w:r w:rsidRPr="00234507">
        <w:rPr>
          <w:rFonts w:ascii="Times New Roman" w:eastAsia="Times New Roman" w:hAnsi="Times New Roman" w:cs="Times New Roman"/>
          <w:color w:val="000000" w:themeColor="text1"/>
          <w:kern w:val="0"/>
          <w:lang w:val="en-GB" w:eastAsia="en-GB"/>
          <w14:ligatures w14:val="none"/>
        </w:rPr>
        <w:t>e</w:t>
      </w:r>
      <w:r w:rsidR="00AB520A" w:rsidRPr="00234507">
        <w:rPr>
          <w:rFonts w:ascii="Times New Roman" w:eastAsia="Times New Roman" w:hAnsi="Times New Roman" w:cs="Times New Roman"/>
          <w:color w:val="000000" w:themeColor="text1"/>
          <w:kern w:val="0"/>
          <w:lang w:val="en-GB" w:eastAsia="en-GB"/>
          <w14:ligatures w14:val="none"/>
        </w:rPr>
        <w:t>,</w:t>
      </w:r>
      <w:r w:rsidR="00AB520A" w:rsidRPr="00730726">
        <w:rPr>
          <w:rFonts w:ascii="Times New Roman" w:eastAsia="Times New Roman" w:hAnsi="Times New Roman" w:cs="Times New Roman"/>
          <w:color w:val="000000" w:themeColor="text1"/>
          <w:kern w:val="0"/>
          <w:lang w:val="en-GB" w:eastAsia="en-GB"/>
          <w14:ligatures w14:val="none"/>
        </w:rPr>
        <w:t xml:space="preserve"> a shrug toward incoherence, the delight of the unexpected punctuated by an apprehension towards the unknown.</w:t>
      </w:r>
    </w:p>
    <w:p w14:paraId="79CF0CDC" w14:textId="77777777" w:rsidR="00885C34" w:rsidRDefault="00000000">
      <w:pPr>
        <w:spacing w:beforeAutospacing="1" w:afterAutospacing="1" w:line="240" w:lineRule="auto"/>
        <w:rPr>
          <w:rFonts w:ascii="Times New Roman" w:eastAsia="Times New Roman" w:hAnsi="Times New Roman" w:cs="Times New Roman"/>
          <w:color w:val="000000" w:themeColor="text1"/>
          <w:kern w:val="0"/>
          <w:lang w:val="en-GB" w:eastAsia="en-GB"/>
          <w14:ligatures w14:val="none"/>
        </w:rPr>
      </w:pPr>
      <w:r>
        <w:rPr>
          <w:rFonts w:ascii="Times New Roman" w:eastAsia="Times New Roman" w:hAnsi="Times New Roman" w:cs="Times New Roman"/>
          <w:color w:val="000000" w:themeColor="text1"/>
          <w:kern w:val="0"/>
          <w:lang w:val="en-GB" w:eastAsia="en-GB"/>
          <w14:ligatures w14:val="none"/>
        </w:rPr>
        <w:t xml:space="preserve">Yet the story of randomness reaches further back than the turn of the millennium. The word </w:t>
      </w:r>
      <w:r>
        <w:rPr>
          <w:rFonts w:ascii="Times New Roman" w:eastAsia="Times New Roman" w:hAnsi="Times New Roman" w:cs="Times New Roman"/>
          <w:i/>
          <w:iCs/>
          <w:color w:val="000000" w:themeColor="text1"/>
          <w:kern w:val="0"/>
          <w:lang w:val="en-GB" w:eastAsia="en-GB"/>
          <w14:ligatures w14:val="none"/>
        </w:rPr>
        <w:t>random</w:t>
      </w:r>
      <w:r>
        <w:rPr>
          <w:rFonts w:ascii="Times New Roman" w:eastAsia="Times New Roman" w:hAnsi="Times New Roman" w:cs="Times New Roman"/>
          <w:color w:val="000000" w:themeColor="text1"/>
          <w:kern w:val="0"/>
          <w:lang w:val="en-GB" w:eastAsia="en-GB"/>
          <w14:ligatures w14:val="none"/>
        </w:rPr>
        <w:t xml:space="preserve"> entered English after the Norman conquest, derived from the Old French </w:t>
      </w:r>
      <w:proofErr w:type="spellStart"/>
      <w:r>
        <w:rPr>
          <w:rFonts w:ascii="Times New Roman" w:eastAsia="Times New Roman" w:hAnsi="Times New Roman" w:cs="Times New Roman"/>
          <w:i/>
          <w:iCs/>
          <w:color w:val="000000" w:themeColor="text1"/>
          <w:kern w:val="0"/>
          <w:lang w:val="en-GB" w:eastAsia="en-GB"/>
          <w14:ligatures w14:val="none"/>
        </w:rPr>
        <w:t>randon</w:t>
      </w:r>
      <w:proofErr w:type="spellEnd"/>
      <w:r>
        <w:rPr>
          <w:rFonts w:ascii="Times New Roman" w:eastAsia="Times New Roman" w:hAnsi="Times New Roman" w:cs="Times New Roman"/>
          <w:color w:val="000000" w:themeColor="text1"/>
          <w:kern w:val="0"/>
          <w:lang w:val="en-GB" w:eastAsia="en-GB"/>
          <w14:ligatures w14:val="none"/>
        </w:rPr>
        <w:t>, denoting speed, haste, impetuous force.</w:t>
      </w:r>
      <w:r>
        <w:rPr>
          <w:rStyle w:val="EndnoteAnchor"/>
          <w:rFonts w:ascii="Times New Roman" w:eastAsia="Times New Roman" w:hAnsi="Times New Roman" w:cs="Times New Roman"/>
          <w:color w:val="000000" w:themeColor="text1"/>
          <w:kern w:val="0"/>
          <w:lang w:val="en-GB" w:eastAsia="en-GB"/>
          <w14:ligatures w14:val="none"/>
        </w:rPr>
        <w:endnoteReference w:id="2"/>
      </w:r>
      <w:r>
        <w:rPr>
          <w:rFonts w:ascii="Times New Roman" w:eastAsia="Times New Roman" w:hAnsi="Times New Roman" w:cs="Times New Roman"/>
          <w:color w:val="000000" w:themeColor="text1"/>
          <w:kern w:val="0"/>
          <w:lang w:val="en-GB" w:eastAsia="en-GB"/>
          <w14:ligatures w14:val="none"/>
        </w:rPr>
        <w:t xml:space="preserve"> It evoked motion without restraint, a gallop, an unshackled and forceful trajectory. Only in the late nineteenth century did randomness acquire its modern scientific meaning: an event without pattern, governed by probability distributions rather than purpose.</w:t>
      </w:r>
    </w:p>
    <w:p w14:paraId="3E5D9FB0" w14:textId="1ACDFD1F" w:rsidR="00885C34" w:rsidRDefault="00000000">
      <w:pPr>
        <w:spacing w:beforeAutospacing="1" w:afterAutospacing="1" w:line="240" w:lineRule="auto"/>
        <w:rPr>
          <w:rFonts w:ascii="Times New Roman" w:eastAsia="Times New Roman" w:hAnsi="Times New Roman" w:cs="Times New Roman"/>
          <w:color w:val="000000" w:themeColor="text1"/>
          <w:kern w:val="0"/>
          <w:lang w:eastAsia="en-GB"/>
          <w14:ligatures w14:val="none"/>
        </w:rPr>
      </w:pPr>
      <w:bookmarkStart w:id="4" w:name="_Hlk222093325"/>
      <w:del w:id="5" w:author="Lythgoe, Daniel (IESL)" w:date="2026-04-28T15:52:00Z" w16du:dateUtc="2026-04-28T13:52:00Z">
        <w:r w:rsidDel="00B544A7">
          <w:rPr>
            <w:rFonts w:ascii="Times New Roman" w:eastAsia="Times New Roman" w:hAnsi="Times New Roman" w:cs="Times New Roman"/>
            <w:color w:val="000000" w:themeColor="text1"/>
            <w:kern w:val="0"/>
            <w:lang w:val="en-GB" w:eastAsia="en-GB"/>
            <w14:ligatures w14:val="none"/>
          </w:rPr>
          <w:delText>Today, i</w:delText>
        </w:r>
      </w:del>
      <w:ins w:id="6" w:author="Lythgoe, Daniel (IESL)" w:date="2026-04-28T15:52:00Z" w16du:dateUtc="2026-04-28T13:52:00Z">
        <w:r w:rsidR="00B544A7">
          <w:rPr>
            <w:rFonts w:ascii="Times New Roman" w:eastAsia="Times New Roman" w:hAnsi="Times New Roman" w:cs="Times New Roman"/>
            <w:color w:val="000000" w:themeColor="text1"/>
            <w:kern w:val="0"/>
            <w:lang w:val="en-GB" w:eastAsia="en-GB"/>
            <w14:ligatures w14:val="none"/>
          </w:rPr>
          <w:t>I</w:t>
        </w:r>
      </w:ins>
      <w:r>
        <w:rPr>
          <w:rFonts w:ascii="Times New Roman" w:eastAsia="Times New Roman" w:hAnsi="Times New Roman" w:cs="Times New Roman"/>
          <w:color w:val="000000" w:themeColor="text1"/>
          <w:kern w:val="0"/>
          <w:lang w:val="en-GB" w:eastAsia="en-GB"/>
          <w14:ligatures w14:val="none"/>
        </w:rPr>
        <w:t xml:space="preserve">n the vertiginous speed of the computational age, randomness and probability have gained new currency; predictive statistical models are heralded as the spinning jenny of cognitive, creative and, subsequently, all labour. </w:t>
      </w:r>
      <w:bookmarkEnd w:id="4"/>
      <w:r>
        <w:rPr>
          <w:rFonts w:ascii="Times New Roman" w:eastAsia="Times New Roman" w:hAnsi="Times New Roman" w:cs="Times New Roman"/>
          <w:color w:val="000000" w:themeColor="text1"/>
          <w:kern w:val="0"/>
          <w:lang w:val="en-GB" w:eastAsia="en-GB"/>
          <w14:ligatures w14:val="none"/>
        </w:rPr>
        <w:t xml:space="preserve">In sifting through seemingly random hallucinations, what can randomness reveal about the unexpected ways it challenges intentionality, irrationality, and determinacy, and </w:t>
      </w:r>
      <w:r>
        <w:rPr>
          <w:rFonts w:ascii="Times New Roman" w:eastAsia="Times New Roman" w:hAnsi="Times New Roman" w:cs="Times New Roman"/>
          <w:color w:val="000000" w:themeColor="text1"/>
          <w:kern w:val="0"/>
          <w:lang w:eastAsia="en-GB"/>
          <w14:ligatures w14:val="none"/>
        </w:rPr>
        <w:t>about the cultural frameworks that deploy it? In particular, what does it disclose about the shifting idea of “the West” — an unstable category, neither clearly geographical nor reducible to political or economic systems, yet which nevertheless persists as an imaginative and ideological reference point?</w:t>
      </w:r>
    </w:p>
    <w:p w14:paraId="28C405B2" w14:textId="477F1AFC" w:rsidR="00885C34" w:rsidRDefault="00000000">
      <w:pPr>
        <w:suppressAutoHyphens w:val="0"/>
        <w:spacing w:beforeAutospacing="1"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 xml:space="preserve">This essay approaches these questions through the work of John Cage. His use of chance operations, most famously through the </w:t>
      </w:r>
      <w:r>
        <w:rPr>
          <w:rFonts w:ascii="Times New Roman" w:eastAsia="Times New Roman" w:hAnsi="Times New Roman" w:cs="Times New Roman"/>
          <w:i/>
          <w:iCs/>
          <w:color w:val="000000" w:themeColor="text1"/>
          <w:kern w:val="0"/>
          <w:lang w:eastAsia="en-GB"/>
          <w14:ligatures w14:val="none"/>
        </w:rPr>
        <w:t>I Ching</w:t>
      </w:r>
      <w:r>
        <w:rPr>
          <w:rFonts w:ascii="Times New Roman" w:eastAsia="Times New Roman" w:hAnsi="Times New Roman" w:cs="Times New Roman"/>
          <w:color w:val="000000" w:themeColor="text1"/>
          <w:kern w:val="0"/>
          <w:lang w:eastAsia="en-GB"/>
          <w14:ligatures w14:val="none"/>
        </w:rPr>
        <w:t>, does not simply introduce randomness into music, but stages a confrontation between different epistemologies</w:t>
      </w:r>
      <w:r w:rsidR="00766934">
        <w:rPr>
          <w:rFonts w:ascii="Times New Roman" w:eastAsia="Times New Roman" w:hAnsi="Times New Roman" w:cs="Times New Roman"/>
          <w:color w:val="000000" w:themeColor="text1"/>
          <w:kern w:val="0"/>
          <w:lang w:eastAsia="en-GB"/>
          <w14:ligatures w14:val="none"/>
        </w:rPr>
        <w:t>,</w:t>
      </w:r>
      <w:r>
        <w:rPr>
          <w:rFonts w:ascii="Times New Roman" w:eastAsia="Times New Roman" w:hAnsi="Times New Roman" w:cs="Times New Roman"/>
          <w:color w:val="000000" w:themeColor="text1"/>
          <w:kern w:val="0"/>
          <w:lang w:eastAsia="en-GB"/>
          <w14:ligatures w14:val="none"/>
        </w:rPr>
        <w:t xml:space="preserve"> often mapped, however polemically, onto “East” and “West.” In Cage’s work, randomness becomes a method for displacing Western ideals of authorship, intention, and control, while simultaneously relying on often decontextualised “Eastern” resources to do so.</w:t>
      </w:r>
    </w:p>
    <w:p w14:paraId="031B4094" w14:textId="40FFF2CF" w:rsidR="00885C34" w:rsidRDefault="00000000">
      <w:pPr>
        <w:suppressAutoHyphens w:val="0"/>
        <w:spacing w:beforeAutospacing="1" w:afterAutospacing="1" w:line="240" w:lineRule="auto"/>
        <w:rPr>
          <w:rFonts w:ascii="Times New Roman" w:eastAsia="Times New Roman" w:hAnsi="Times New Roman" w:cs="Times New Roman"/>
          <w:b/>
          <w:bCs/>
          <w:color w:val="000000" w:themeColor="text1"/>
          <w:kern w:val="0"/>
          <w:lang w:val="en-GB" w:eastAsia="en-GB"/>
          <w14:ligatures w14:val="none"/>
        </w:rPr>
      </w:pPr>
      <w:bookmarkStart w:id="7" w:name="_Hlk222755710"/>
      <w:bookmarkStart w:id="8" w:name="_Hlk222756014"/>
      <w:bookmarkStart w:id="9" w:name="_Hlk226646222"/>
      <w:r>
        <w:rPr>
          <w:rFonts w:ascii="Times New Roman" w:eastAsia="Times New Roman" w:hAnsi="Times New Roman" w:cs="Times New Roman"/>
          <w:color w:val="000000" w:themeColor="text1"/>
          <w:kern w:val="0"/>
          <w:lang w:eastAsia="en-GB"/>
          <w14:ligatures w14:val="none"/>
        </w:rPr>
        <w:t xml:space="preserve">Tracing different meanings of chance, from pre-modern divination to contemporary computation, this essay </w:t>
      </w:r>
      <w:r w:rsidR="00A2553E">
        <w:rPr>
          <w:rFonts w:ascii="Times New Roman" w:eastAsia="Times New Roman" w:hAnsi="Times New Roman" w:cs="Times New Roman"/>
          <w:color w:val="000000" w:themeColor="text1"/>
          <w:kern w:val="0"/>
          <w:lang w:eastAsia="en-GB"/>
          <w14:ligatures w14:val="none"/>
        </w:rPr>
        <w:t xml:space="preserve">approaches </w:t>
      </w:r>
      <w:r>
        <w:rPr>
          <w:rFonts w:ascii="Times New Roman" w:eastAsia="Times New Roman" w:hAnsi="Times New Roman" w:cs="Times New Roman"/>
          <w:color w:val="000000" w:themeColor="text1"/>
          <w:kern w:val="0"/>
          <w:lang w:eastAsia="en-GB"/>
          <w14:ligatures w14:val="none"/>
        </w:rPr>
        <w:t>randomness as a critical probe into Western self-understanding, nowhere more vividly than in Cage’s experimental music.</w:t>
      </w:r>
      <w:bookmarkStart w:id="10" w:name="_Hlk222756150"/>
      <w:bookmarkStart w:id="11" w:name="_Hlk222087622"/>
      <w:bookmarkEnd w:id="7"/>
      <w:bookmarkEnd w:id="8"/>
    </w:p>
    <w:p w14:paraId="4789291C" w14:textId="77777777" w:rsidR="00885C34" w:rsidRDefault="00885C34">
      <w:pPr>
        <w:spacing w:beforeAutospacing="1" w:afterAutospacing="1" w:line="240" w:lineRule="auto"/>
        <w:rPr>
          <w:rFonts w:ascii="Times New Roman" w:eastAsia="Times New Roman" w:hAnsi="Times New Roman" w:cs="Times New Roman"/>
          <w:b/>
          <w:bCs/>
          <w:color w:val="000000" w:themeColor="text1"/>
          <w:kern w:val="0"/>
          <w:lang w:val="en-GB" w:eastAsia="en-GB"/>
          <w14:ligatures w14:val="none"/>
        </w:rPr>
      </w:pPr>
      <w:bookmarkStart w:id="12" w:name="_Hlk222826133"/>
      <w:bookmarkStart w:id="13" w:name="_Hlk225682633"/>
      <w:bookmarkEnd w:id="9"/>
      <w:bookmarkEnd w:id="10"/>
    </w:p>
    <w:p w14:paraId="73FAEB9E" w14:textId="77777777" w:rsidR="00885C34" w:rsidRDefault="00000000">
      <w:pPr>
        <w:spacing w:after="0" w:line="240" w:lineRule="auto"/>
        <w:rPr>
          <w:rFonts w:ascii="Times New Roman" w:eastAsia="Times New Roman" w:hAnsi="Times New Roman" w:cs="Times New Roman"/>
          <w:b/>
          <w:bCs/>
          <w:color w:val="000000" w:themeColor="text1"/>
          <w:kern w:val="0"/>
          <w:lang w:val="en-GB" w:eastAsia="en-GB"/>
          <w14:ligatures w14:val="none"/>
        </w:rPr>
      </w:pPr>
      <w:r>
        <w:br w:type="page"/>
      </w:r>
    </w:p>
    <w:p w14:paraId="7C2DF213" w14:textId="3612D148" w:rsidR="00885C34" w:rsidRDefault="00000000">
      <w:pPr>
        <w:spacing w:beforeAutospacing="1" w:afterAutospacing="1" w:line="240" w:lineRule="auto"/>
        <w:rPr>
          <w:rFonts w:ascii="Times New Roman" w:eastAsia="Times New Roman" w:hAnsi="Times New Roman" w:cs="Times New Roman"/>
          <w:color w:val="000000" w:themeColor="text1"/>
          <w:kern w:val="0"/>
          <w:lang w:val="en-GB" w:eastAsia="en-GB"/>
          <w14:ligatures w14:val="none"/>
        </w:rPr>
      </w:pPr>
      <w:bookmarkStart w:id="14" w:name="_Hlk226647615"/>
      <w:r>
        <w:rPr>
          <w:rFonts w:ascii="Times New Roman" w:eastAsia="Times New Roman" w:hAnsi="Times New Roman" w:cs="Times New Roman"/>
          <w:b/>
          <w:bCs/>
          <w:color w:val="000000" w:themeColor="text1"/>
          <w:kern w:val="0"/>
          <w:lang w:val="en-GB" w:eastAsia="en-GB"/>
          <w14:ligatures w14:val="none"/>
        </w:rPr>
        <w:lastRenderedPageBreak/>
        <w:t xml:space="preserve">Randomness </w:t>
      </w:r>
      <w:bookmarkStart w:id="15" w:name="_Hlk226393291"/>
      <w:r w:rsidR="00516209">
        <w:rPr>
          <w:rFonts w:ascii="Times New Roman" w:eastAsia="Times New Roman" w:hAnsi="Times New Roman" w:cs="Times New Roman"/>
          <w:b/>
          <w:bCs/>
          <w:color w:val="000000" w:themeColor="text1"/>
          <w:kern w:val="0"/>
          <w:lang w:val="en-GB" w:eastAsia="en-GB"/>
          <w14:ligatures w14:val="none"/>
        </w:rPr>
        <w:t>←→</w:t>
      </w:r>
      <w:bookmarkEnd w:id="15"/>
      <w:r w:rsidR="00516209">
        <w:rPr>
          <w:rFonts w:ascii="Times New Roman" w:eastAsia="Times New Roman" w:hAnsi="Times New Roman" w:cs="Times New Roman"/>
          <w:b/>
          <w:bCs/>
          <w:color w:val="000000" w:themeColor="text1"/>
          <w:kern w:val="0"/>
          <w:lang w:val="en-GB" w:eastAsia="en-GB"/>
          <w14:ligatures w14:val="none"/>
        </w:rPr>
        <w:t xml:space="preserve"> </w:t>
      </w:r>
      <w:r>
        <w:rPr>
          <w:rFonts w:ascii="Times New Roman" w:eastAsia="Times New Roman" w:hAnsi="Times New Roman" w:cs="Times New Roman"/>
          <w:b/>
          <w:bCs/>
          <w:color w:val="000000" w:themeColor="text1"/>
          <w:kern w:val="0"/>
          <w:lang w:val="en-GB" w:eastAsia="en-GB"/>
          <w14:ligatures w14:val="none"/>
        </w:rPr>
        <w:t>Intentionality</w:t>
      </w:r>
    </w:p>
    <w:bookmarkEnd w:id="14"/>
    <w:p w14:paraId="09ACAF7A" w14:textId="77777777" w:rsidR="00885C34" w:rsidRDefault="00000000">
      <w:pPr>
        <w:spacing w:beforeAutospacing="1" w:afterAutospacing="1" w:line="240" w:lineRule="auto"/>
        <w:rPr>
          <w:rFonts w:ascii="Times New Roman" w:eastAsia="Times New Roman" w:hAnsi="Times New Roman" w:cs="Times New Roman"/>
          <w:color w:val="000000" w:themeColor="text1"/>
          <w:kern w:val="0"/>
          <w:lang w:val="en-GB" w:eastAsia="en-GB"/>
          <w14:ligatures w14:val="none"/>
        </w:rPr>
      </w:pPr>
      <w:r>
        <w:rPr>
          <w:rFonts w:ascii="Times New Roman" w:eastAsia="Times New Roman" w:hAnsi="Times New Roman" w:cs="Times New Roman"/>
          <w:color w:val="000000" w:themeColor="text1"/>
          <w:kern w:val="0"/>
          <w:lang w:eastAsia="en-GB"/>
          <w14:ligatures w14:val="none"/>
        </w:rPr>
        <w:t>Across many cultures and periods, randomness has often been viewed with suspicion or discomfort. Chance events are variously attributed to fate, fortune, divine will, or cosmic justice — forces imagined as governing a fickle universe, and approached through divinatory practices such as casting lots, reading entrails, interpreting omens</w:t>
      </w:r>
      <w:r>
        <w:rPr>
          <w:rFonts w:ascii="Times New Roman" w:eastAsia="Times New Roman" w:hAnsi="Times New Roman" w:cs="Times New Roman"/>
          <w:color w:val="000000" w:themeColor="text1"/>
          <w:kern w:val="0"/>
          <w:lang w:val="en-GB" w:eastAsia="en-GB"/>
          <w14:ligatures w14:val="none"/>
        </w:rPr>
        <w:t xml:space="preserve">. </w:t>
      </w:r>
      <w:bookmarkStart w:id="16" w:name="_Hlk222086186"/>
      <w:bookmarkStart w:id="17" w:name="_Hlk222756615"/>
      <w:bookmarkEnd w:id="12"/>
      <w:r>
        <w:rPr>
          <w:rFonts w:ascii="Times New Roman" w:eastAsia="Times New Roman" w:hAnsi="Times New Roman" w:cs="Times New Roman"/>
          <w:color w:val="000000" w:themeColor="text1"/>
          <w:kern w:val="0"/>
          <w:lang w:eastAsia="en-GB"/>
          <w14:ligatures w14:val="none"/>
        </w:rPr>
        <w:t>That sense of danger lingers in language:</w:t>
      </w:r>
      <w:r>
        <w:rPr>
          <w:rFonts w:ascii="Times New Roman" w:eastAsia="Times New Roman" w:hAnsi="Times New Roman" w:cs="Times New Roman"/>
          <w:color w:val="000000" w:themeColor="text1"/>
          <w:kern w:val="0"/>
          <w:lang w:val="en-GB" w:eastAsia="en-GB"/>
          <w14:ligatures w14:val="none"/>
        </w:rPr>
        <w:t xml:space="preserve"> </w:t>
      </w:r>
      <w:r>
        <w:rPr>
          <w:rFonts w:ascii="Times New Roman" w:eastAsia="Times New Roman" w:hAnsi="Times New Roman" w:cs="Times New Roman"/>
          <w:i/>
          <w:iCs/>
          <w:color w:val="000000" w:themeColor="text1"/>
          <w:kern w:val="0"/>
          <w:lang w:val="en-GB" w:eastAsia="en-GB"/>
          <w14:ligatures w14:val="none"/>
        </w:rPr>
        <w:t>hazard</w:t>
      </w:r>
      <w:r>
        <w:rPr>
          <w:rFonts w:ascii="Times New Roman" w:eastAsia="Times New Roman" w:hAnsi="Times New Roman" w:cs="Times New Roman"/>
          <w:color w:val="000000" w:themeColor="text1"/>
          <w:kern w:val="0"/>
          <w:lang w:val="en-GB" w:eastAsia="en-GB"/>
          <w14:ligatures w14:val="none"/>
        </w:rPr>
        <w:t xml:space="preserve"> in English derives from games of dice, an origin echoed in the French </w:t>
      </w:r>
      <w:r>
        <w:rPr>
          <w:rFonts w:ascii="Times New Roman" w:eastAsia="Times New Roman" w:hAnsi="Times New Roman" w:cs="Times New Roman"/>
          <w:i/>
          <w:iCs/>
          <w:color w:val="000000" w:themeColor="text1"/>
          <w:kern w:val="0"/>
          <w:lang w:val="en-GB" w:eastAsia="en-GB"/>
          <w14:ligatures w14:val="none"/>
        </w:rPr>
        <w:t xml:space="preserve">par </w:t>
      </w:r>
      <w:proofErr w:type="spellStart"/>
      <w:r>
        <w:rPr>
          <w:rFonts w:ascii="Times New Roman" w:eastAsia="Times New Roman" w:hAnsi="Times New Roman" w:cs="Times New Roman"/>
          <w:i/>
          <w:iCs/>
          <w:color w:val="000000" w:themeColor="text1"/>
          <w:kern w:val="0"/>
          <w:lang w:val="en-GB" w:eastAsia="en-GB"/>
          <w14:ligatures w14:val="none"/>
        </w:rPr>
        <w:t>hasard</w:t>
      </w:r>
      <w:proofErr w:type="spellEnd"/>
      <w:r>
        <w:rPr>
          <w:rFonts w:ascii="Times New Roman" w:eastAsia="Times New Roman" w:hAnsi="Times New Roman" w:cs="Times New Roman"/>
          <w:i/>
          <w:iCs/>
          <w:color w:val="000000" w:themeColor="text1"/>
          <w:kern w:val="0"/>
          <w:lang w:val="en-GB" w:eastAsia="en-GB"/>
          <w14:ligatures w14:val="none"/>
        </w:rPr>
        <w:t>.</w:t>
      </w:r>
      <w:r>
        <w:rPr>
          <w:rStyle w:val="EndnoteAnchor"/>
          <w:rFonts w:ascii="Times New Roman" w:eastAsia="Times New Roman" w:hAnsi="Times New Roman" w:cs="Times New Roman"/>
          <w:i/>
          <w:iCs/>
          <w:color w:val="000000" w:themeColor="text1"/>
          <w:kern w:val="0"/>
          <w:lang w:val="en-GB" w:eastAsia="en-GB"/>
          <w14:ligatures w14:val="none"/>
        </w:rPr>
        <w:endnoteReference w:id="3"/>
      </w:r>
    </w:p>
    <w:p w14:paraId="369C2C97" w14:textId="77777777" w:rsidR="00885C34" w:rsidRDefault="00000000">
      <w:pPr>
        <w:spacing w:beforeAutospacing="1" w:afterAutospacing="1" w:line="240" w:lineRule="auto"/>
        <w:rPr>
          <w:rFonts w:ascii="Times New Roman" w:eastAsia="Times New Roman" w:hAnsi="Times New Roman" w:cs="Times New Roman"/>
          <w:color w:val="000000" w:themeColor="text1"/>
          <w:kern w:val="0"/>
          <w:lang w:val="en-GB" w:eastAsia="en-GB"/>
          <w14:ligatures w14:val="none"/>
        </w:rPr>
      </w:pPr>
      <w:bookmarkStart w:id="19" w:name="_Hlk225097915"/>
      <w:bookmarkStart w:id="20" w:name="_Hlk225680994"/>
      <w:bookmarkStart w:id="21" w:name="_Hlk225680949"/>
      <w:bookmarkEnd w:id="19"/>
      <w:bookmarkEnd w:id="20"/>
      <w:r>
        <w:rPr>
          <w:rFonts w:ascii="Times New Roman" w:eastAsia="Times New Roman" w:hAnsi="Times New Roman" w:cs="Times New Roman"/>
          <w:color w:val="000000" w:themeColor="text1"/>
          <w:kern w:val="0"/>
          <w:lang w:val="en-GB" w:eastAsia="en-GB"/>
          <w14:ligatures w14:val="none"/>
        </w:rPr>
        <w:t>Randomness, in this pre-modern sense, presents itself as a semantically denuded canvas for the imagination</w:t>
      </w:r>
      <w:bookmarkEnd w:id="16"/>
      <w:r>
        <w:rPr>
          <w:rFonts w:ascii="Times New Roman" w:eastAsia="Times New Roman" w:hAnsi="Times New Roman" w:cs="Times New Roman"/>
          <w:color w:val="000000" w:themeColor="text1"/>
          <w:kern w:val="0"/>
          <w:lang w:val="en-GB" w:eastAsia="en-GB"/>
          <w14:ligatures w14:val="none"/>
        </w:rPr>
        <w:t xml:space="preserve"> — not an absence of meaning, but a lack of immediate legibility, an invitation to interpretation. The pattern-seeking impulse which reads chance happenings as facets of a concealed order is characteristic of this view of randomness. To blind Fortuna we ascribe that which lies beyond the limits of our understanding, capricious chance serving as an open surface for the projection of meaning. Through its attribution to causality, randomness is largely dismissed as intolerable, rendered intentional by its incorporation into a world-view external to it.</w:t>
      </w:r>
      <w:bookmarkEnd w:id="17"/>
      <w:r>
        <w:rPr>
          <w:rFonts w:ascii="Times New Roman" w:eastAsia="Times New Roman" w:hAnsi="Times New Roman" w:cs="Times New Roman"/>
          <w:color w:val="000000" w:themeColor="text1"/>
          <w:kern w:val="0"/>
          <w:lang w:val="en-GB" w:eastAsia="en-GB"/>
          <w14:ligatures w14:val="none"/>
        </w:rPr>
        <w:t xml:space="preserve"> And there is truth in this; phenomena unexplained or events unincorporated exist in a semiotic superposition. </w:t>
      </w:r>
      <w:r>
        <w:rPr>
          <w:rFonts w:ascii="Times New Roman" w:eastAsia="Times New Roman" w:hAnsi="Times New Roman" w:cs="Times New Roman"/>
          <w:color w:val="000000" w:themeColor="text1"/>
          <w:kern w:val="0"/>
          <w:lang w:eastAsia="en-GB"/>
          <w14:ligatures w14:val="none"/>
        </w:rPr>
        <w:t>If something can be anything, then it is as yet nothing, a shadow on reality.</w:t>
      </w:r>
      <w:bookmarkEnd w:id="13"/>
      <w:bookmarkEnd w:id="21"/>
    </w:p>
    <w:p w14:paraId="206777E5" w14:textId="0AF38815" w:rsidR="00885C34" w:rsidRDefault="00000000">
      <w:pPr>
        <w:pStyle w:val="NormalWeb"/>
        <w:spacing w:before="280" w:after="280"/>
        <w:rPr>
          <w:color w:val="000000" w:themeColor="text1"/>
        </w:rPr>
      </w:pPr>
      <w:bookmarkStart w:id="22" w:name="_Hlk226648261"/>
      <w:r>
        <w:rPr>
          <w:rStyle w:val="highlight"/>
          <w:rFonts w:eastAsiaTheme="majorEastAsia"/>
          <w:color w:val="000000" w:themeColor="text1"/>
          <w:lang w:val="en-GB"/>
        </w:rPr>
        <w:t xml:space="preserve">Sometimes, these systems were formalised — one prominent example is in the </w:t>
      </w:r>
      <w:r>
        <w:rPr>
          <w:rStyle w:val="highlight"/>
          <w:rFonts w:eastAsiaTheme="majorEastAsia"/>
          <w:i/>
          <w:iCs/>
          <w:color w:val="000000" w:themeColor="text1"/>
          <w:lang w:val="en-GB"/>
        </w:rPr>
        <w:t xml:space="preserve">I Ching </w:t>
      </w:r>
      <w:r>
        <w:rPr>
          <w:rStyle w:val="highlight"/>
          <w:rFonts w:eastAsiaTheme="majorEastAsia"/>
          <w:color w:val="000000" w:themeColor="text1"/>
          <w:lang w:val="en-GB"/>
        </w:rPr>
        <w:t>(Book of Changes)</w:t>
      </w:r>
      <w:r>
        <w:rPr>
          <w:rStyle w:val="highlight"/>
          <w:rFonts w:eastAsiaTheme="majorEastAsia"/>
          <w:color w:val="000000" w:themeColor="text1"/>
          <w:lang w:val="en-US"/>
        </w:rPr>
        <w:t xml:space="preserve">, the ancient Chinese divination text. </w:t>
      </w:r>
      <w:r>
        <w:rPr>
          <w:color w:val="000000" w:themeColor="text1"/>
          <w:lang w:val="en-GB"/>
        </w:rPr>
        <w:t xml:space="preserve">Operating through a system of hexagrams generated by coin tosses or yarrow stalk manipulations, the </w:t>
      </w:r>
      <w:r>
        <w:rPr>
          <w:i/>
          <w:iCs/>
          <w:color w:val="000000" w:themeColor="text1"/>
          <w:lang w:val="en-GB"/>
        </w:rPr>
        <w:t xml:space="preserve">I Ching </w:t>
      </w:r>
      <w:r>
        <w:rPr>
          <w:color w:val="000000" w:themeColor="text1"/>
          <w:lang w:val="en-GB"/>
        </w:rPr>
        <w:t xml:space="preserve"> </w:t>
      </w:r>
      <w:r>
        <w:rPr>
          <w:rStyle w:val="highlight"/>
          <w:rFonts w:eastAsiaTheme="majorEastAsia"/>
          <w:color w:val="000000" w:themeColor="text1"/>
          <w:lang w:val="en-US"/>
        </w:rPr>
        <w:t>“</w:t>
      </w:r>
      <w:r>
        <w:rPr>
          <w:rStyle w:val="highlight"/>
          <w:rFonts w:eastAsiaTheme="majorEastAsia"/>
          <w:color w:val="000000" w:themeColor="text1"/>
        </w:rPr>
        <w:t>served for thousands of years as a philosophical taxonomy of the universe, a guide to an ethical life, a manual for rulers, and an oracle of one’s personal future and the future of the state.”</w:t>
      </w:r>
      <w:r>
        <w:rPr>
          <w:rStyle w:val="EndnoteAnchor"/>
          <w:rFonts w:eastAsiaTheme="majorEastAsia"/>
          <w:color w:val="000000" w:themeColor="text1"/>
        </w:rPr>
        <w:endnoteReference w:id="4"/>
      </w:r>
      <w:r>
        <w:rPr>
          <w:rStyle w:val="highlight"/>
          <w:rFonts w:eastAsiaTheme="majorEastAsia"/>
          <w:color w:val="000000" w:themeColor="text1"/>
        </w:rPr>
        <w:t xml:space="preserve"> It gained prominence</w:t>
      </w:r>
      <w:r w:rsidR="00AB520A">
        <w:rPr>
          <w:rStyle w:val="highlight"/>
          <w:rFonts w:eastAsiaTheme="majorEastAsia"/>
          <w:color w:val="000000" w:themeColor="text1"/>
        </w:rPr>
        <w:t xml:space="preserve"> </w:t>
      </w:r>
      <w:r w:rsidR="00766934">
        <w:rPr>
          <w:rStyle w:val="highlight"/>
          <w:rFonts w:eastAsiaTheme="majorEastAsia"/>
          <w:color w:val="000000" w:themeColor="text1"/>
        </w:rPr>
        <w:t xml:space="preserve">in the anglosphere </w:t>
      </w:r>
      <w:r>
        <w:rPr>
          <w:rStyle w:val="highlight"/>
          <w:rFonts w:eastAsiaTheme="majorEastAsia"/>
          <w:color w:val="000000" w:themeColor="text1"/>
        </w:rPr>
        <w:t>f</w:t>
      </w:r>
      <w:r>
        <w:rPr>
          <w:color w:val="000000" w:themeColor="text1"/>
        </w:rPr>
        <w:t>ollowing the publication of the Wilhelm/Baynes English translation in 1950</w:t>
      </w:r>
      <w:r>
        <w:rPr>
          <w:rStyle w:val="highlight"/>
          <w:rFonts w:eastAsiaTheme="majorEastAsia"/>
          <w:color w:val="000000" w:themeColor="text1"/>
        </w:rPr>
        <w:t xml:space="preserve"> </w:t>
      </w:r>
      <w:bookmarkStart w:id="23" w:name="_Hlk226648443"/>
      <w:r>
        <w:rPr>
          <w:rStyle w:val="highlight"/>
          <w:rFonts w:eastAsiaTheme="majorEastAsia"/>
          <w:color w:val="000000" w:themeColor="text1"/>
        </w:rPr>
        <w:t>(itself derived from an earlier German translation)</w:t>
      </w:r>
      <w:bookmarkEnd w:id="23"/>
      <w:r>
        <w:rPr>
          <w:rStyle w:val="highlight"/>
          <w:rFonts w:eastAsiaTheme="majorEastAsia"/>
          <w:color w:val="000000" w:themeColor="text1"/>
        </w:rPr>
        <w:t>, transforming the text and its cosmology “from Sinological arcana to international celebrity”,</w:t>
      </w:r>
      <w:r>
        <w:rPr>
          <w:rStyle w:val="EndnoteAnchor"/>
          <w:rFonts w:eastAsiaTheme="majorEastAsia"/>
          <w:color w:val="000000" w:themeColor="text1"/>
        </w:rPr>
        <w:endnoteReference w:id="5"/>
      </w:r>
      <w:r>
        <w:rPr>
          <w:rStyle w:val="highlight"/>
          <w:rFonts w:eastAsiaTheme="majorEastAsia"/>
          <w:color w:val="000000" w:themeColor="text1"/>
        </w:rPr>
        <w:t xml:space="preserve"> rendered as a </w:t>
      </w:r>
      <w:bookmarkStart w:id="24" w:name="_Hlk226313827"/>
      <w:r>
        <w:rPr>
          <w:rStyle w:val="highlight"/>
          <w:rFonts w:eastAsiaTheme="majorEastAsia"/>
          <w:color w:val="000000" w:themeColor="text1"/>
        </w:rPr>
        <w:t xml:space="preserve">palatable </w:t>
      </w:r>
      <w:bookmarkEnd w:id="24"/>
      <w:r>
        <w:rPr>
          <w:rStyle w:val="highlight"/>
          <w:rFonts w:eastAsiaTheme="majorEastAsia"/>
          <w:color w:val="000000" w:themeColor="text1"/>
        </w:rPr>
        <w:t>method for artists and counter-culturalists to adopt and flexibly adapt.</w:t>
      </w:r>
      <w:r>
        <w:rPr>
          <w:rStyle w:val="EndnoteAnchor"/>
          <w:color w:val="000000" w:themeColor="text1"/>
        </w:rPr>
        <w:endnoteReference w:id="6"/>
      </w:r>
    </w:p>
    <w:p w14:paraId="7EDB49EB" w14:textId="2E17B680" w:rsidR="00885C34" w:rsidRDefault="00000000">
      <w:pPr>
        <w:pStyle w:val="NormalWeb"/>
        <w:spacing w:before="280" w:after="280"/>
        <w:rPr>
          <w:color w:val="000000" w:themeColor="text1"/>
          <w:lang w:val="en-GB"/>
        </w:rPr>
      </w:pPr>
      <w:bookmarkStart w:id="25" w:name="_Hlk226311749"/>
      <w:bookmarkEnd w:id="22"/>
      <w:r>
        <w:rPr>
          <w:color w:val="000000" w:themeColor="text1"/>
        </w:rPr>
        <w:t>It is precisely in this liminal state that it entered the work of John Cage</w:t>
      </w:r>
      <w:bookmarkStart w:id="26" w:name="_Hlk222844560"/>
      <w:r>
        <w:rPr>
          <w:rStyle w:val="highlight"/>
          <w:rFonts w:eastAsiaTheme="majorEastAsia"/>
          <w:color w:val="000000" w:themeColor="text1"/>
        </w:rPr>
        <w:t xml:space="preserve">, who saw in the </w:t>
      </w:r>
      <w:r>
        <w:rPr>
          <w:rStyle w:val="highlight"/>
          <w:rFonts w:eastAsiaTheme="majorEastAsia"/>
          <w:i/>
          <w:iCs/>
          <w:color w:val="000000" w:themeColor="text1"/>
        </w:rPr>
        <w:t>I Ching</w:t>
      </w:r>
      <w:r>
        <w:rPr>
          <w:rStyle w:val="highlight"/>
          <w:rFonts w:eastAsiaTheme="majorEastAsia"/>
          <w:color w:val="000000" w:themeColor="text1"/>
        </w:rPr>
        <w:t xml:space="preserve"> an alternative to</w:t>
      </w:r>
      <w:r>
        <w:rPr>
          <w:color w:val="000000" w:themeColor="text1"/>
        </w:rPr>
        <w:t>, and critique of, the predominant serialist paradigm.</w:t>
      </w:r>
      <w:r>
        <w:rPr>
          <w:rStyle w:val="highlight"/>
          <w:rFonts w:eastAsiaTheme="majorEastAsia"/>
          <w:color w:val="000000" w:themeColor="text1"/>
        </w:rPr>
        <w:t xml:space="preserve"> In </w:t>
      </w:r>
      <w:r>
        <w:rPr>
          <w:rStyle w:val="highlight"/>
          <w:rFonts w:eastAsiaTheme="majorEastAsia"/>
          <w:i/>
          <w:iCs/>
          <w:color w:val="000000" w:themeColor="text1"/>
        </w:rPr>
        <w:t xml:space="preserve">Music of Changes </w:t>
      </w:r>
      <w:r>
        <w:rPr>
          <w:rStyle w:val="highlight"/>
          <w:rFonts w:eastAsiaTheme="majorEastAsia"/>
          <w:color w:val="000000" w:themeColor="text1"/>
        </w:rPr>
        <w:t>(1951)</w:t>
      </w:r>
      <w:r>
        <w:rPr>
          <w:color w:val="000000" w:themeColor="text1"/>
          <w:lang w:val="en-GB"/>
        </w:rPr>
        <w:t>, he employed its chance operations not to disavow structure but to suspend personal taste,</w:t>
      </w:r>
      <w:r>
        <w:rPr>
          <w:rStyle w:val="EndnoteAnchor"/>
          <w:color w:val="000000" w:themeColor="text1"/>
          <w:lang w:val="en-GB"/>
        </w:rPr>
        <w:endnoteReference w:id="7"/>
      </w:r>
      <w:r>
        <w:rPr>
          <w:color w:val="000000" w:themeColor="text1"/>
          <w:lang w:val="en-GB"/>
        </w:rPr>
        <w:t xml:space="preserve"> seeking methods of composition that displace </w:t>
      </w:r>
      <w:r w:rsidR="00AB520A">
        <w:rPr>
          <w:color w:val="000000" w:themeColor="text1"/>
          <w:lang w:val="en-GB"/>
        </w:rPr>
        <w:t>subjective sensibilities</w:t>
      </w:r>
      <w:r>
        <w:rPr>
          <w:color w:val="000000" w:themeColor="text1"/>
          <w:lang w:val="en-GB"/>
        </w:rPr>
        <w:t xml:space="preserve"> </w:t>
      </w:r>
      <w:r w:rsidR="00912822">
        <w:rPr>
          <w:color w:val="000000" w:themeColor="text1"/>
          <w:lang w:val="en-GB"/>
        </w:rPr>
        <w:t>onto</w:t>
      </w:r>
      <w:r w:rsidR="00A64A1E">
        <w:rPr>
          <w:color w:val="000000" w:themeColor="text1"/>
          <w:lang w:val="en-GB"/>
        </w:rPr>
        <w:t xml:space="preserve"> </w:t>
      </w:r>
      <w:r>
        <w:rPr>
          <w:color w:val="000000" w:themeColor="text1"/>
          <w:lang w:val="en-GB"/>
        </w:rPr>
        <w:t xml:space="preserve">systems, performers, or both. While Cage gives examples of using the </w:t>
      </w:r>
      <w:r>
        <w:rPr>
          <w:i/>
          <w:iCs/>
          <w:color w:val="000000" w:themeColor="text1"/>
          <w:lang w:val="en-GB"/>
        </w:rPr>
        <w:t xml:space="preserve">I Ching </w:t>
      </w:r>
      <w:r>
        <w:rPr>
          <w:color w:val="000000" w:themeColor="text1"/>
          <w:lang w:val="en-GB"/>
        </w:rPr>
        <w:t>as an oracular text (in one example he describes consulting it when advising a friend whether to send a sensitive letter</w:t>
      </w:r>
      <w:r w:rsidR="00766934">
        <w:rPr>
          <w:color w:val="000000" w:themeColor="text1"/>
          <w:lang w:val="en-GB"/>
        </w:rPr>
        <w:t>)</w:t>
      </w:r>
      <w:r>
        <w:rPr>
          <w:rStyle w:val="EndnoteAnchor"/>
          <w:color w:val="000000" w:themeColor="text1"/>
          <w:lang w:val="en-GB"/>
        </w:rPr>
        <w:endnoteReference w:id="8"/>
      </w:r>
      <w:r>
        <w:rPr>
          <w:i/>
          <w:iCs/>
          <w:color w:val="000000" w:themeColor="text1"/>
          <w:lang w:val="en-GB"/>
        </w:rPr>
        <w:t>,</w:t>
      </w:r>
      <w:r>
        <w:rPr>
          <w:color w:val="000000" w:themeColor="text1"/>
          <w:lang w:val="en-GB"/>
        </w:rPr>
        <w:t xml:space="preserve"> his description of its application in his composition is largely stripped of its divinatory context</w:t>
      </w:r>
      <w:r w:rsidR="00AB520A">
        <w:rPr>
          <w:color w:val="000000" w:themeColor="text1"/>
          <w:lang w:val="en-GB"/>
        </w:rPr>
        <w:t>,</w:t>
      </w:r>
      <w:r>
        <w:rPr>
          <w:color w:val="000000" w:themeColor="text1"/>
          <w:lang w:val="en-GB"/>
        </w:rPr>
        <w:t xml:space="preserve"> while retaining its procedural logic</w:t>
      </w:r>
      <w:r>
        <w:rPr>
          <w:rStyle w:val="EndnoteAnchor"/>
          <w:color w:val="000000" w:themeColor="text1"/>
          <w:lang w:val="en-GB"/>
        </w:rPr>
        <w:endnoteReference w:id="9"/>
      </w:r>
      <w:r>
        <w:rPr>
          <w:color w:val="000000" w:themeColor="text1"/>
          <w:lang w:val="en-GB"/>
        </w:rPr>
        <w:t xml:space="preserve">. The random procedures and coin-tosses no longer revealed cosmic truth; they generated compositional decisions in terms of pitch, duration, and dynamics, serving as mechanisms </w:t>
      </w:r>
      <w:r w:rsidR="00AB520A">
        <w:rPr>
          <w:color w:val="000000" w:themeColor="text1"/>
          <w:lang w:val="en-GB"/>
        </w:rPr>
        <w:t xml:space="preserve">to </w:t>
      </w:r>
      <w:r>
        <w:rPr>
          <w:color w:val="000000" w:themeColor="text1"/>
          <w:lang w:val="en-GB"/>
        </w:rPr>
        <w:t>reconfigure the relationship between the composer and the performer.</w:t>
      </w:r>
      <w:r>
        <w:rPr>
          <w:rStyle w:val="EndnoteAnchor"/>
          <w:color w:val="000000" w:themeColor="text1"/>
          <w:lang w:val="en-GB"/>
        </w:rPr>
        <w:endnoteReference w:id="10"/>
      </w:r>
      <w:r>
        <w:rPr>
          <w:color w:val="000000" w:themeColor="text1"/>
          <w:lang w:val="en-GB"/>
        </w:rPr>
        <w:t xml:space="preserve"> The former became a facilitator of processes rather than an architect of outcomes. </w:t>
      </w:r>
    </w:p>
    <w:p w14:paraId="6DFFC145" w14:textId="041D5B37" w:rsidR="00885C34" w:rsidRDefault="00000000">
      <w:pPr>
        <w:suppressAutoHyphens w:val="0"/>
        <w:spacing w:after="0" w:line="240" w:lineRule="auto"/>
        <w:rPr>
          <w:rFonts w:ascii="Times New Roman" w:eastAsia="Times New Roman" w:hAnsi="Times New Roman" w:cs="Times New Roman"/>
          <w:color w:val="000000" w:themeColor="text1"/>
          <w:kern w:val="0"/>
          <w:lang w:eastAsia="en-GB"/>
          <w14:ligatures w14:val="none"/>
        </w:rPr>
      </w:pPr>
      <w:bookmarkStart w:id="27" w:name="_Hlk226648596"/>
      <w:r>
        <w:rPr>
          <w:rFonts w:ascii="Times New Roman" w:hAnsi="Times New Roman" w:cs="Times New Roman"/>
          <w:color w:val="000000" w:themeColor="text1"/>
        </w:rPr>
        <w:t xml:space="preserve">Authorship is thereby redistributed within a field of interacting agencies: performers, systems, and contingent events. This redistribution extends to sound material itself: all sounds are treated without hierarchy, with no precedence given to harmony over noise. </w:t>
      </w:r>
      <w:bookmarkStart w:id="28" w:name="_Hlk226648638"/>
      <w:r>
        <w:rPr>
          <w:rFonts w:ascii="Times New Roman" w:hAnsi="Times New Roman" w:cs="Times New Roman"/>
          <w:color w:val="000000" w:themeColor="text1"/>
        </w:rPr>
        <w:t xml:space="preserve">In works such as </w:t>
      </w:r>
      <w:bookmarkStart w:id="29" w:name="_Hlk226310243"/>
      <w:r>
        <w:rPr>
          <w:rStyle w:val="Emphasis"/>
          <w:rFonts w:ascii="Times New Roman" w:hAnsi="Times New Roman" w:cs="Times New Roman"/>
          <w:color w:val="000000" w:themeColor="text1"/>
        </w:rPr>
        <w:t>Imaginary Landscape No. 4</w:t>
      </w:r>
      <w:r>
        <w:rPr>
          <w:rFonts w:ascii="Times New Roman" w:hAnsi="Times New Roman" w:cs="Times New Roman"/>
          <w:color w:val="000000" w:themeColor="text1"/>
        </w:rPr>
        <w:t xml:space="preserve"> (1951)</w:t>
      </w:r>
      <w:bookmarkEnd w:id="29"/>
      <w:r>
        <w:rPr>
          <w:rFonts w:ascii="Times New Roman" w:hAnsi="Times New Roman" w:cs="Times New Roman"/>
          <w:color w:val="000000" w:themeColor="text1"/>
        </w:rPr>
        <w:t>, composed for twelve radios, the sonic content is shaped by whatever happens to be broadcast at the moment of performance.</w:t>
      </w:r>
      <w:r>
        <w:rPr>
          <w:rStyle w:val="EndnoteAnchor"/>
          <w:rFonts w:ascii="Times New Roman" w:hAnsi="Times New Roman" w:cs="Times New Roman"/>
          <w:color w:val="000000" w:themeColor="text1"/>
        </w:rPr>
        <w:endnoteReference w:id="11"/>
      </w:r>
      <w:bookmarkEnd w:id="25"/>
      <w:bookmarkEnd w:id="28"/>
    </w:p>
    <w:bookmarkEnd w:id="27"/>
    <w:p w14:paraId="14B96FFE" w14:textId="77777777" w:rsidR="00885C34" w:rsidRDefault="00000000">
      <w:pPr>
        <w:pStyle w:val="NormalWeb"/>
        <w:spacing w:before="280" w:after="280"/>
        <w:rPr>
          <w:rFonts w:eastAsiaTheme="majorEastAsia"/>
          <w:color w:val="000000" w:themeColor="text1"/>
        </w:rPr>
      </w:pPr>
      <w:r>
        <w:rPr>
          <w:rStyle w:val="Strong"/>
          <w:rFonts w:eastAsiaTheme="majorEastAsia"/>
          <w:b w:val="0"/>
          <w:bCs w:val="0"/>
          <w:color w:val="000000" w:themeColor="text1"/>
        </w:rPr>
        <w:lastRenderedPageBreak/>
        <w:t>This reconfiguration of compositional authority did not go uncontested.</w:t>
      </w:r>
      <w:r>
        <w:rPr>
          <w:color w:val="000000" w:themeColor="text1"/>
        </w:rPr>
        <w:t xml:space="preserve"> </w:t>
      </w:r>
      <w:bookmarkStart w:id="30" w:name="_Hlk222844880"/>
      <w:r>
        <w:rPr>
          <w:color w:val="000000" w:themeColor="text1"/>
        </w:rPr>
        <w:t>Contemporaries including Pierre Boulez and Luigi Nono disparaged what the latter described as an “ahistorical conception of music”</w:t>
      </w:r>
      <w:r>
        <w:rPr>
          <w:rStyle w:val="EndnoteAnchor"/>
          <w:color w:val="000000" w:themeColor="text1"/>
        </w:rPr>
        <w:endnoteReference w:id="12"/>
      </w:r>
      <w:r>
        <w:rPr>
          <w:color w:val="000000" w:themeColor="text1"/>
        </w:rPr>
        <w:t xml:space="preserve"> in Cage’s use of chance-operations.</w:t>
      </w:r>
    </w:p>
    <w:p w14:paraId="738879DD" w14:textId="75410EC4" w:rsidR="00885C34" w:rsidRDefault="00000000">
      <w:pPr>
        <w:pStyle w:val="NormalWeb"/>
        <w:spacing w:before="280" w:after="280"/>
        <w:rPr>
          <w:color w:val="000000" w:themeColor="text1"/>
        </w:rPr>
      </w:pPr>
      <w:bookmarkStart w:id="31" w:name="_Hlk222844887"/>
      <w:bookmarkEnd w:id="26"/>
      <w:bookmarkEnd w:id="30"/>
      <w:r>
        <w:rPr>
          <w:color w:val="000000" w:themeColor="text1"/>
          <w:lang w:val="en-GB"/>
        </w:rPr>
        <w:t xml:space="preserve">Cage’s most notorious embrace of randomness can be found in </w:t>
      </w:r>
      <w:r>
        <w:rPr>
          <w:i/>
          <w:iCs/>
          <w:color w:val="000000" w:themeColor="text1"/>
          <w:lang w:val="en-GB"/>
        </w:rPr>
        <w:t>4'33"</w:t>
      </w:r>
      <w:r>
        <w:rPr>
          <w:color w:val="000000" w:themeColor="text1"/>
          <w:lang w:val="en-GB"/>
        </w:rPr>
        <w:t xml:space="preserve"> (1952), in which (bar the opening and closing of the keyboard lid) the performer does not intentionally produce sounds at all. The piece frames ambient noise as music, a concerto of coughs, </w:t>
      </w:r>
      <w:bookmarkStart w:id="32" w:name="_Hlk222093877"/>
      <w:r>
        <w:rPr>
          <w:color w:val="000000" w:themeColor="text1"/>
          <w:lang w:val="en-GB"/>
        </w:rPr>
        <w:t>sniffles</w:t>
      </w:r>
      <w:bookmarkEnd w:id="32"/>
      <w:r>
        <w:rPr>
          <w:color w:val="000000" w:themeColor="text1"/>
          <w:lang w:val="en-GB"/>
        </w:rPr>
        <w:t>, shuffling feet, the hum of ventilation like a blanket over a general sense of audience unease.</w:t>
      </w:r>
      <w:bookmarkEnd w:id="31"/>
      <w:r w:rsidR="00A2553E">
        <w:rPr>
          <w:color w:val="000000" w:themeColor="text1"/>
        </w:rPr>
        <w:br/>
      </w:r>
    </w:p>
    <w:p w14:paraId="55B805B3" w14:textId="77777777" w:rsidR="00885C34" w:rsidRDefault="00000000">
      <w:pPr>
        <w:spacing w:beforeAutospacing="1" w:afterAutospacing="1" w:line="240" w:lineRule="auto"/>
        <w:jc w:val="center"/>
        <w:rPr>
          <w:rFonts w:ascii="Times New Roman" w:eastAsia="Times New Roman" w:hAnsi="Times New Roman" w:cs="Times New Roman"/>
          <w:color w:val="000000" w:themeColor="text1"/>
          <w:kern w:val="0"/>
          <w:lang w:val="en-GB" w:eastAsia="en-GB"/>
          <w14:ligatures w14:val="none"/>
        </w:rPr>
      </w:pPr>
      <w:r>
        <w:rPr>
          <w:noProof/>
        </w:rPr>
        <w:drawing>
          <wp:inline distT="0" distB="0" distL="0" distR="0" wp14:anchorId="39A45F49" wp14:editId="71E835FA">
            <wp:extent cx="3322320" cy="4374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3322320" cy="4374515"/>
                    </a:xfrm>
                    <a:prstGeom prst="rect">
                      <a:avLst/>
                    </a:prstGeom>
                  </pic:spPr>
                </pic:pic>
              </a:graphicData>
            </a:graphic>
          </wp:inline>
        </w:drawing>
      </w:r>
    </w:p>
    <w:p w14:paraId="0FBF8BF5" w14:textId="77777777" w:rsidR="00885C34" w:rsidRDefault="00000000">
      <w:pPr>
        <w:spacing w:beforeAutospacing="1" w:afterAutospacing="1" w:line="240" w:lineRule="auto"/>
        <w:jc w:val="center"/>
        <w:rPr>
          <w:rFonts w:ascii="Times New Roman" w:eastAsia="Times New Roman" w:hAnsi="Times New Roman" w:cs="Times New Roman"/>
          <w:i/>
          <w:iCs/>
          <w:color w:val="000000" w:themeColor="text1"/>
          <w:kern w:val="0"/>
          <w:lang w:val="en-GB" w:eastAsia="en-GB"/>
          <w14:ligatures w14:val="none"/>
        </w:rPr>
      </w:pPr>
      <w:bookmarkStart w:id="33" w:name="_Hlk222090255"/>
      <w:r>
        <w:rPr>
          <w:rFonts w:ascii="Times New Roman" w:eastAsia="Times New Roman" w:hAnsi="Times New Roman" w:cs="Times New Roman"/>
          <w:i/>
          <w:iCs/>
          <w:color w:val="000000" w:themeColor="text1"/>
          <w:kern w:val="0"/>
          <w:lang w:val="en-GB" w:eastAsia="en-GB"/>
          <w14:ligatures w14:val="none"/>
        </w:rPr>
        <w:t xml:space="preserve">Fig. 1: 4’33” Score </w:t>
      </w:r>
      <w:proofErr w:type="gramStart"/>
      <w:r>
        <w:rPr>
          <w:rFonts w:ascii="Times New Roman" w:eastAsia="Times New Roman" w:hAnsi="Times New Roman" w:cs="Times New Roman"/>
          <w:i/>
          <w:iCs/>
          <w:color w:val="000000" w:themeColor="text1"/>
          <w:kern w:val="0"/>
          <w:lang w:val="en-GB" w:eastAsia="en-GB"/>
          <w14:ligatures w14:val="none"/>
        </w:rPr>
        <w:t>Excerpt(</w:t>
      </w:r>
      <w:proofErr w:type="gramEnd"/>
      <w:r>
        <w:rPr>
          <w:rFonts w:ascii="Times New Roman" w:eastAsia="Times New Roman" w:hAnsi="Times New Roman" w:cs="Times New Roman"/>
          <w:i/>
          <w:iCs/>
          <w:color w:val="000000" w:themeColor="text1"/>
          <w:kern w:val="0"/>
          <w:lang w:val="en-GB" w:eastAsia="en-GB"/>
          <w14:ligatures w14:val="none"/>
        </w:rPr>
        <w:t>1952) by John Cage</w:t>
      </w:r>
      <w:bookmarkEnd w:id="33"/>
    </w:p>
    <w:p w14:paraId="4268E702" w14:textId="72B88873" w:rsidR="00885C34" w:rsidRDefault="00A2553E">
      <w:pPr>
        <w:spacing w:beforeAutospacing="1" w:afterAutospacing="1" w:line="240" w:lineRule="auto"/>
        <w:rPr>
          <w:rFonts w:ascii="Times New Roman" w:eastAsia="Times New Roman" w:hAnsi="Times New Roman" w:cs="Times New Roman"/>
          <w:color w:val="000000" w:themeColor="text1"/>
          <w:kern w:val="0"/>
          <w:lang w:val="en-GB" w:eastAsia="en-GB"/>
          <w14:ligatures w14:val="none"/>
        </w:rPr>
      </w:pPr>
      <w:r>
        <w:rPr>
          <w:rFonts w:ascii="Times New Roman" w:eastAsia="Times New Roman" w:hAnsi="Times New Roman" w:cs="Times New Roman"/>
          <w:color w:val="000000" w:themeColor="text1"/>
          <w:kern w:val="0"/>
          <w:lang w:val="en-GB" w:eastAsia="en-GB"/>
          <w14:ligatures w14:val="none"/>
        </w:rPr>
        <w:br/>
        <w:t xml:space="preserve">Cage was widely ridiculed for </w:t>
      </w:r>
      <w:r>
        <w:rPr>
          <w:rFonts w:ascii="Times New Roman" w:eastAsia="Times New Roman" w:hAnsi="Times New Roman" w:cs="Times New Roman"/>
          <w:i/>
          <w:iCs/>
          <w:color w:val="000000" w:themeColor="text1"/>
          <w:kern w:val="0"/>
          <w:lang w:val="en-GB" w:eastAsia="en-GB"/>
          <w14:ligatures w14:val="none"/>
        </w:rPr>
        <w:t>4'33"</w:t>
      </w:r>
      <w:r>
        <w:rPr>
          <w:rFonts w:ascii="Times New Roman" w:eastAsia="Times New Roman" w:hAnsi="Times New Roman" w:cs="Times New Roman"/>
          <w:color w:val="000000" w:themeColor="text1"/>
          <w:kern w:val="0"/>
          <w:lang w:val="en-GB" w:eastAsia="en-GB"/>
          <w14:ligatures w14:val="none"/>
        </w:rPr>
        <w:t xml:space="preserve">. The accusation was not simply that nothing happened, but that nothing </w:t>
      </w:r>
      <w:r>
        <w:rPr>
          <w:rFonts w:ascii="Times New Roman" w:eastAsia="Times New Roman" w:hAnsi="Times New Roman" w:cs="Times New Roman"/>
          <w:i/>
          <w:iCs/>
          <w:color w:val="000000" w:themeColor="text1"/>
          <w:kern w:val="0"/>
          <w:lang w:val="en-GB" w:eastAsia="en-GB"/>
          <w14:ligatures w14:val="none"/>
        </w:rPr>
        <w:t>intentional</w:t>
      </w:r>
      <w:r>
        <w:rPr>
          <w:rFonts w:ascii="Times New Roman" w:eastAsia="Times New Roman" w:hAnsi="Times New Roman" w:cs="Times New Roman"/>
          <w:color w:val="000000" w:themeColor="text1"/>
          <w:kern w:val="0"/>
          <w:lang w:val="en-GB" w:eastAsia="en-GB"/>
          <w14:ligatures w14:val="none"/>
        </w:rPr>
        <w:t xml:space="preserve"> happened. Yet the point </w:t>
      </w:r>
      <w:r w:rsidR="007E06A6">
        <w:rPr>
          <w:rFonts w:ascii="Times New Roman" w:eastAsia="Times New Roman" w:hAnsi="Times New Roman" w:cs="Times New Roman"/>
          <w:color w:val="000000" w:themeColor="text1"/>
          <w:kern w:val="0"/>
          <w:lang w:val="en-GB" w:eastAsia="en-GB"/>
          <w14:ligatures w14:val="none"/>
        </w:rPr>
        <w:t xml:space="preserve">lay </w:t>
      </w:r>
      <w:r w:rsidR="00766934">
        <w:rPr>
          <w:rFonts w:ascii="Times New Roman" w:eastAsia="Times New Roman" w:hAnsi="Times New Roman" w:cs="Times New Roman"/>
          <w:color w:val="000000" w:themeColor="text1"/>
          <w:kern w:val="0"/>
          <w:lang w:val="en-GB" w:eastAsia="en-GB"/>
          <w14:ligatures w14:val="none"/>
        </w:rPr>
        <w:t xml:space="preserve">precisely </w:t>
      </w:r>
      <w:r w:rsidR="007E06A6">
        <w:rPr>
          <w:rFonts w:ascii="Times New Roman" w:eastAsia="Times New Roman" w:hAnsi="Times New Roman" w:cs="Times New Roman"/>
          <w:color w:val="000000" w:themeColor="text1"/>
          <w:kern w:val="0"/>
          <w:lang w:val="en-GB" w:eastAsia="en-GB"/>
          <w14:ligatures w14:val="none"/>
        </w:rPr>
        <w:t xml:space="preserve">in </w:t>
      </w:r>
      <w:r>
        <w:rPr>
          <w:rFonts w:ascii="Times New Roman" w:eastAsia="Times New Roman" w:hAnsi="Times New Roman" w:cs="Times New Roman"/>
          <w:color w:val="000000" w:themeColor="text1"/>
          <w:kern w:val="0"/>
          <w:lang w:val="en-GB" w:eastAsia="en-GB"/>
          <w14:ligatures w14:val="none"/>
        </w:rPr>
        <w:t xml:space="preserve">the apparent emptiness of the performance. By withdrawing deliberate sound, he emphasised the contingency of auditory experience. As he </w:t>
      </w:r>
      <w:r w:rsidR="00766934">
        <w:rPr>
          <w:rFonts w:ascii="Times New Roman" w:eastAsia="Times New Roman" w:hAnsi="Times New Roman" w:cs="Times New Roman"/>
          <w:color w:val="000000" w:themeColor="text1"/>
          <w:kern w:val="0"/>
          <w:lang w:val="en-GB" w:eastAsia="en-GB"/>
          <w14:ligatures w14:val="none"/>
        </w:rPr>
        <w:t xml:space="preserve">would later put </w:t>
      </w:r>
      <w:r>
        <w:rPr>
          <w:rFonts w:ascii="Times New Roman" w:eastAsia="Times New Roman" w:hAnsi="Times New Roman" w:cs="Times New Roman"/>
          <w:color w:val="000000" w:themeColor="text1"/>
          <w:kern w:val="0"/>
          <w:lang w:val="en-GB" w:eastAsia="en-GB"/>
          <w14:ligatures w14:val="none"/>
        </w:rPr>
        <w:t xml:space="preserve">it in an interview with </w:t>
      </w:r>
      <w:bookmarkStart w:id="34" w:name="_Hlk222830967"/>
      <w:r>
        <w:rPr>
          <w:rFonts w:ascii="Times New Roman" w:eastAsia="Times New Roman" w:hAnsi="Times New Roman" w:cs="Times New Roman"/>
          <w:color w:val="000000" w:themeColor="text1"/>
          <w:kern w:val="0"/>
          <w:lang w:val="en-GB" w:eastAsia="en-GB"/>
          <w14:ligatures w14:val="none"/>
        </w:rPr>
        <w:t>William Duckworth</w:t>
      </w:r>
      <w:bookmarkEnd w:id="34"/>
      <w:r>
        <w:rPr>
          <w:rFonts w:ascii="Times New Roman" w:eastAsia="Times New Roman" w:hAnsi="Times New Roman" w:cs="Times New Roman"/>
          <w:color w:val="000000" w:themeColor="text1"/>
          <w:kern w:val="0"/>
          <w:lang w:val="en-GB" w:eastAsia="en-GB"/>
          <w14:ligatures w14:val="none"/>
        </w:rPr>
        <w:t xml:space="preserve">: </w:t>
      </w:r>
    </w:p>
    <w:p w14:paraId="4D73099F" w14:textId="77777777" w:rsidR="00885C34" w:rsidRDefault="00000000">
      <w:pPr>
        <w:spacing w:beforeAutospacing="1" w:afterAutospacing="1" w:line="240" w:lineRule="auto"/>
        <w:ind w:left="993"/>
        <w:rPr>
          <w:rFonts w:ascii="Times New Roman" w:eastAsia="Times New Roman" w:hAnsi="Times New Roman" w:cs="Times New Roman"/>
          <w:color w:val="000000" w:themeColor="text1"/>
          <w:kern w:val="0"/>
          <w:lang w:val="en-GB" w:eastAsia="en-GB"/>
          <w14:ligatures w14:val="none"/>
        </w:rPr>
      </w:pPr>
      <w:r>
        <w:rPr>
          <w:rFonts w:ascii="Times New Roman" w:eastAsia="Times New Roman" w:hAnsi="Times New Roman" w:cs="Times New Roman"/>
          <w:color w:val="000000" w:themeColor="text1"/>
          <w:kern w:val="0"/>
          <w:lang w:val="en-GB" w:eastAsia="en-GB"/>
          <w14:ligatures w14:val="none"/>
        </w:rPr>
        <w:t xml:space="preserve">"I use it [4’33”] constantly in my life experience. No day goes by without my making use of that piece in my life and in my work. I listen to it every day... I don’t sit down to do it; I turn my attention toward it. I realize that it's going on continuously. So, </w:t>
      </w:r>
      <w:proofErr w:type="gramStart"/>
      <w:r>
        <w:rPr>
          <w:rFonts w:ascii="Times New Roman" w:eastAsia="Times New Roman" w:hAnsi="Times New Roman" w:cs="Times New Roman"/>
          <w:color w:val="000000" w:themeColor="text1"/>
          <w:kern w:val="0"/>
          <w:lang w:val="en-GB" w:eastAsia="en-GB"/>
          <w14:ligatures w14:val="none"/>
        </w:rPr>
        <w:t>more and more</w:t>
      </w:r>
      <w:proofErr w:type="gramEnd"/>
      <w:r>
        <w:rPr>
          <w:rFonts w:ascii="Times New Roman" w:eastAsia="Times New Roman" w:hAnsi="Times New Roman" w:cs="Times New Roman"/>
          <w:color w:val="000000" w:themeColor="text1"/>
          <w:kern w:val="0"/>
          <w:lang w:val="en-GB" w:eastAsia="en-GB"/>
          <w14:ligatures w14:val="none"/>
        </w:rPr>
        <w:t>, my attention... is on it. More than anything else, it's the source of my enjoyment of life."</w:t>
      </w:r>
      <w:bookmarkEnd w:id="11"/>
      <w:r>
        <w:rPr>
          <w:rStyle w:val="EndnoteAnchor"/>
          <w:rFonts w:ascii="Times New Roman" w:eastAsia="Times New Roman" w:hAnsi="Times New Roman" w:cs="Times New Roman"/>
          <w:color w:val="000000" w:themeColor="text1"/>
          <w:kern w:val="0"/>
          <w:lang w:val="en-GB" w:eastAsia="en-GB"/>
          <w14:ligatures w14:val="none"/>
        </w:rPr>
        <w:endnoteReference w:id="13"/>
      </w:r>
    </w:p>
    <w:p w14:paraId="602C8C4F" w14:textId="29B010C2" w:rsidR="00885C34" w:rsidRDefault="00000000">
      <w:pPr>
        <w:pStyle w:val="NormalWeb"/>
        <w:spacing w:before="280" w:after="280"/>
        <w:rPr>
          <w:color w:val="000000" w:themeColor="text1"/>
          <w:lang w:val="en-GB"/>
        </w:rPr>
      </w:pPr>
      <w:bookmarkStart w:id="35" w:name="_Hlk226648807"/>
      <w:r>
        <w:rPr>
          <w:color w:val="000000" w:themeColor="text1"/>
          <w:lang w:val="en-GB"/>
        </w:rPr>
        <w:lastRenderedPageBreak/>
        <w:t xml:space="preserve">Of course, Cage’s forays into chance-based operations did not emerge in a vacuum. The early twentieth century had already witnessed artistic movements that embraced indeterminacy as a strategy which preceded the sheen of Eastern mysticism that characterised the work of Cage and many contemporaries. </w:t>
      </w:r>
      <w:bookmarkStart w:id="36" w:name="_Hlk222089343"/>
      <w:r>
        <w:rPr>
          <w:color w:val="000000" w:themeColor="text1"/>
          <w:lang w:val="en-GB"/>
        </w:rPr>
        <w:t xml:space="preserve">The Dadaists, for instance, employed chance procedures extensively. </w:t>
      </w:r>
      <w:bookmarkStart w:id="37" w:name="_Hlk222088918"/>
      <w:r>
        <w:rPr>
          <w:color w:val="000000" w:themeColor="text1"/>
          <w:lang w:val="en-GB"/>
        </w:rPr>
        <w:t xml:space="preserve">Tristan Tzara’s </w:t>
      </w:r>
      <w:bookmarkStart w:id="38" w:name="_Hlk222088942"/>
      <w:bookmarkEnd w:id="37"/>
      <w:r>
        <w:rPr>
          <w:color w:val="000000" w:themeColor="text1"/>
          <w:lang w:val="en-GB"/>
        </w:rPr>
        <w:t xml:space="preserve">instruction to compose a poem by pulling words at random from a bag </w:t>
      </w:r>
      <w:bookmarkEnd w:id="38"/>
      <w:r>
        <w:rPr>
          <w:color w:val="000000" w:themeColor="text1"/>
          <w:lang w:val="en-GB"/>
        </w:rPr>
        <w:t>is perhaps the most canonical example</w:t>
      </w:r>
      <w:r w:rsidR="007E06A6">
        <w:rPr>
          <w:color w:val="000000" w:themeColor="text1"/>
          <w:lang w:val="en-GB"/>
        </w:rPr>
        <w:t>.</w:t>
      </w:r>
      <w:r>
        <w:rPr>
          <w:rStyle w:val="EndnoteAnchor"/>
          <w:color w:val="000000" w:themeColor="text1"/>
          <w:lang w:val="en-GB"/>
        </w:rPr>
        <w:endnoteReference w:id="14"/>
      </w:r>
      <w:r>
        <w:rPr>
          <w:color w:val="000000" w:themeColor="text1"/>
          <w:lang w:val="en-GB"/>
        </w:rPr>
        <w:t xml:space="preserve"> These acts were not naïve celebrations of chance. </w:t>
      </w:r>
      <w:bookmarkStart w:id="39" w:name="_Hlk225098620"/>
      <w:r>
        <w:rPr>
          <w:color w:val="000000" w:themeColor="text1"/>
          <w:lang w:val="en-GB"/>
        </w:rPr>
        <w:t xml:space="preserve">By questioning the paradigm of authorial control, </w:t>
      </w:r>
      <w:bookmarkStart w:id="40" w:name="_Hlk222089339"/>
      <w:r>
        <w:rPr>
          <w:color w:val="000000" w:themeColor="text1"/>
          <w:lang w:val="en-GB"/>
        </w:rPr>
        <w:t>Dada confronted the aesthetic and political structures that had led Europe into catastrophe</w:t>
      </w:r>
      <w:bookmarkEnd w:id="36"/>
      <w:bookmarkEnd w:id="40"/>
      <w:r>
        <w:rPr>
          <w:color w:val="000000" w:themeColor="text1"/>
          <w:lang w:val="en-GB"/>
        </w:rPr>
        <w:t>.</w:t>
      </w:r>
      <w:r>
        <w:rPr>
          <w:rStyle w:val="EndnoteAnchor"/>
          <w:color w:val="000000" w:themeColor="text1"/>
          <w:lang w:val="en-GB"/>
        </w:rPr>
        <w:endnoteReference w:id="15"/>
      </w:r>
      <w:r>
        <w:rPr>
          <w:color w:val="000000" w:themeColor="text1"/>
          <w:lang w:val="en-GB"/>
        </w:rPr>
        <w:t xml:space="preserve"> </w:t>
      </w:r>
      <w:bookmarkEnd w:id="39"/>
      <w:r>
        <w:rPr>
          <w:color w:val="000000" w:themeColor="text1"/>
          <w:lang w:val="en-GB"/>
        </w:rPr>
        <w:t>To quote Richard Murphy: “</w:t>
      </w:r>
      <w:bookmarkStart w:id="41" w:name="_Hlk225098532"/>
      <w:r>
        <w:rPr>
          <w:color w:val="000000" w:themeColor="text1"/>
          <w:lang w:val="en-GB"/>
        </w:rPr>
        <w:t>Dada, the most radical movement within the European avant-garde no longer criticizes the</w:t>
      </w:r>
      <w:bookmarkEnd w:id="41"/>
      <w:r>
        <w:rPr>
          <w:color w:val="000000" w:themeColor="text1"/>
          <w:lang w:val="en-GB"/>
        </w:rPr>
        <w:t xml:space="preserve"> individual aesthetic fashions and schools that preceded it, but criticizes art as an institution: in other words with the historical avant-garde art enters the stage of self-criticism.”</w:t>
      </w:r>
      <w:r>
        <w:rPr>
          <w:rStyle w:val="EndnoteAnchor"/>
          <w:color w:val="000000" w:themeColor="text1"/>
          <w:lang w:val="en-GB"/>
        </w:rPr>
        <w:endnoteReference w:id="16"/>
      </w:r>
    </w:p>
    <w:bookmarkEnd w:id="35"/>
    <w:p w14:paraId="23CEC374" w14:textId="77777777" w:rsidR="00885C34" w:rsidRDefault="00885C34">
      <w:pPr>
        <w:pStyle w:val="NormalWeb"/>
        <w:spacing w:before="280" w:after="280"/>
        <w:rPr>
          <w:color w:val="000000" w:themeColor="text1"/>
          <w:lang w:val="en-GB"/>
        </w:rPr>
      </w:pPr>
    </w:p>
    <w:p w14:paraId="4E2D020C" w14:textId="77777777" w:rsidR="00885C34" w:rsidRDefault="00000000">
      <w:pPr>
        <w:spacing w:beforeAutospacing="1" w:afterAutospacing="1" w:line="240" w:lineRule="auto"/>
        <w:rPr>
          <w:rFonts w:ascii="Courier New" w:eastAsia="Times New Roman" w:hAnsi="Courier New" w:cs="Courier New"/>
          <w:i/>
          <w:iCs/>
          <w:color w:val="000000" w:themeColor="text1"/>
          <w:kern w:val="0"/>
          <w:lang w:val="en-GB" w:eastAsia="en-GB"/>
          <w14:ligatures w14:val="none"/>
        </w:rPr>
      </w:pPr>
      <w:r>
        <w:rPr>
          <w:rFonts w:ascii="Courier New" w:eastAsia="Times New Roman" w:hAnsi="Courier New" w:cs="Courier New"/>
          <w:i/>
          <w:iCs/>
          <w:color w:val="000000" w:themeColor="text1"/>
          <w:kern w:val="0"/>
          <w:lang w:val="en-GB" w:eastAsia="en-GB"/>
          <w14:ligatures w14:val="none"/>
        </w:rPr>
        <w:t xml:space="preserve">“To Make a Dadaist Poem” (1920), Tristan Tzara </w:t>
      </w:r>
    </w:p>
    <w:p w14:paraId="2FB45616" w14:textId="77777777" w:rsidR="00885C34" w:rsidRDefault="00000000">
      <w:pPr>
        <w:spacing w:beforeAutospacing="1" w:after="120" w:line="240" w:lineRule="auto"/>
        <w:ind w:left="720" w:right="1230"/>
        <w:rPr>
          <w:rFonts w:ascii="Courier New" w:eastAsia="Times New Roman" w:hAnsi="Courier New" w:cs="Courier New"/>
          <w:color w:val="000000" w:themeColor="text1"/>
          <w:kern w:val="0"/>
          <w:sz w:val="22"/>
          <w:szCs w:val="22"/>
          <w:lang w:val="en-GB" w:eastAsia="en-GB"/>
          <w14:ligatures w14:val="none"/>
        </w:rPr>
      </w:pPr>
      <w:r>
        <w:rPr>
          <w:rFonts w:ascii="Courier New" w:eastAsia="Times New Roman" w:hAnsi="Courier New" w:cs="Courier New"/>
          <w:color w:val="000000" w:themeColor="text1"/>
          <w:kern w:val="0"/>
          <w:sz w:val="22"/>
          <w:szCs w:val="22"/>
          <w:lang w:val="en-GB" w:eastAsia="en-GB"/>
          <w14:ligatures w14:val="none"/>
        </w:rPr>
        <w:t xml:space="preserve">To make a Dadaist poem: </w:t>
      </w:r>
    </w:p>
    <w:p w14:paraId="345747A9" w14:textId="77777777" w:rsidR="00885C34" w:rsidRDefault="00000000">
      <w:pPr>
        <w:spacing w:after="120" w:line="240" w:lineRule="auto"/>
        <w:ind w:left="1440" w:right="1230"/>
        <w:rPr>
          <w:rFonts w:ascii="Courier New" w:eastAsia="Times New Roman" w:hAnsi="Courier New" w:cs="Courier New"/>
          <w:color w:val="000000" w:themeColor="text1"/>
          <w:kern w:val="0"/>
          <w:sz w:val="22"/>
          <w:szCs w:val="22"/>
          <w:lang w:val="en-GB" w:eastAsia="en-GB"/>
          <w14:ligatures w14:val="none"/>
        </w:rPr>
      </w:pPr>
      <w:r>
        <w:rPr>
          <w:rFonts w:ascii="Courier New" w:eastAsia="Times New Roman" w:hAnsi="Courier New" w:cs="Courier New"/>
          <w:color w:val="000000" w:themeColor="text1"/>
          <w:kern w:val="0"/>
          <w:sz w:val="22"/>
          <w:szCs w:val="22"/>
          <w:lang w:val="en-GB" w:eastAsia="en-GB"/>
          <w14:ligatures w14:val="none"/>
        </w:rPr>
        <w:t>Take a newspaper.</w:t>
      </w:r>
    </w:p>
    <w:p w14:paraId="1364E4AE" w14:textId="77777777" w:rsidR="00885C34" w:rsidRDefault="00000000">
      <w:pPr>
        <w:spacing w:after="120" w:line="240" w:lineRule="auto"/>
        <w:ind w:left="1440" w:right="1230"/>
        <w:rPr>
          <w:rFonts w:ascii="Courier New" w:eastAsia="Times New Roman" w:hAnsi="Courier New" w:cs="Courier New"/>
          <w:color w:val="000000" w:themeColor="text1"/>
          <w:kern w:val="0"/>
          <w:sz w:val="22"/>
          <w:szCs w:val="22"/>
          <w:lang w:val="en-GB" w:eastAsia="en-GB"/>
          <w14:ligatures w14:val="none"/>
        </w:rPr>
      </w:pPr>
      <w:r>
        <w:rPr>
          <w:rFonts w:ascii="Courier New" w:eastAsia="Times New Roman" w:hAnsi="Courier New" w:cs="Courier New"/>
          <w:color w:val="000000" w:themeColor="text1"/>
          <w:kern w:val="0"/>
          <w:sz w:val="22"/>
          <w:szCs w:val="22"/>
          <w:lang w:val="en-GB" w:eastAsia="en-GB"/>
          <w14:ligatures w14:val="none"/>
        </w:rPr>
        <w:t>Take a pair of scissors.</w:t>
      </w:r>
    </w:p>
    <w:p w14:paraId="20A5A93A" w14:textId="77777777" w:rsidR="00885C34" w:rsidRDefault="00000000">
      <w:pPr>
        <w:spacing w:after="120" w:line="240" w:lineRule="auto"/>
        <w:ind w:left="1440" w:right="1230"/>
        <w:rPr>
          <w:rFonts w:ascii="Courier New" w:eastAsia="Times New Roman" w:hAnsi="Courier New" w:cs="Courier New"/>
          <w:color w:val="000000" w:themeColor="text1"/>
          <w:kern w:val="0"/>
          <w:sz w:val="22"/>
          <w:szCs w:val="22"/>
          <w:lang w:val="en-GB" w:eastAsia="en-GB"/>
          <w14:ligatures w14:val="none"/>
        </w:rPr>
      </w:pPr>
      <w:r>
        <w:rPr>
          <w:rFonts w:ascii="Courier New" w:eastAsia="Times New Roman" w:hAnsi="Courier New" w:cs="Courier New"/>
          <w:color w:val="000000" w:themeColor="text1"/>
          <w:kern w:val="0"/>
          <w:sz w:val="22"/>
          <w:szCs w:val="22"/>
          <w:lang w:val="en-GB" w:eastAsia="en-GB"/>
          <w14:ligatures w14:val="none"/>
        </w:rPr>
        <w:t xml:space="preserve">Choose an article </w:t>
      </w:r>
      <w:proofErr w:type="gramStart"/>
      <w:r>
        <w:rPr>
          <w:rFonts w:ascii="Courier New" w:eastAsia="Times New Roman" w:hAnsi="Courier New" w:cs="Courier New"/>
          <w:color w:val="000000" w:themeColor="text1"/>
          <w:kern w:val="0"/>
          <w:sz w:val="22"/>
          <w:szCs w:val="22"/>
          <w:lang w:val="en-GB" w:eastAsia="en-GB"/>
          <w14:ligatures w14:val="none"/>
        </w:rPr>
        <w:t>as long as</w:t>
      </w:r>
      <w:proofErr w:type="gramEnd"/>
      <w:r>
        <w:rPr>
          <w:rFonts w:ascii="Courier New" w:eastAsia="Times New Roman" w:hAnsi="Courier New" w:cs="Courier New"/>
          <w:color w:val="000000" w:themeColor="text1"/>
          <w:kern w:val="0"/>
          <w:sz w:val="22"/>
          <w:szCs w:val="22"/>
          <w:lang w:val="en-GB" w:eastAsia="en-GB"/>
          <w14:ligatures w14:val="none"/>
        </w:rPr>
        <w:t xml:space="preserve"> you are planning to make your poem.</w:t>
      </w:r>
    </w:p>
    <w:p w14:paraId="0E59CA86" w14:textId="77777777" w:rsidR="00885C34" w:rsidRDefault="00000000">
      <w:pPr>
        <w:spacing w:after="120" w:line="240" w:lineRule="auto"/>
        <w:ind w:left="1440" w:right="1230"/>
        <w:rPr>
          <w:rFonts w:ascii="Courier New" w:eastAsia="Times New Roman" w:hAnsi="Courier New" w:cs="Courier New"/>
          <w:color w:val="000000" w:themeColor="text1"/>
          <w:kern w:val="0"/>
          <w:sz w:val="22"/>
          <w:szCs w:val="22"/>
          <w:lang w:val="en-GB" w:eastAsia="en-GB"/>
          <w14:ligatures w14:val="none"/>
        </w:rPr>
      </w:pPr>
      <w:r>
        <w:rPr>
          <w:rFonts w:ascii="Courier New" w:eastAsia="Times New Roman" w:hAnsi="Courier New" w:cs="Courier New"/>
          <w:color w:val="000000" w:themeColor="text1"/>
          <w:kern w:val="0"/>
          <w:sz w:val="22"/>
          <w:szCs w:val="22"/>
          <w:lang w:val="en-GB" w:eastAsia="en-GB"/>
          <w14:ligatures w14:val="none"/>
        </w:rPr>
        <w:t>Cut out the article.</w:t>
      </w:r>
    </w:p>
    <w:p w14:paraId="25BB2FDA" w14:textId="77777777" w:rsidR="00885C34" w:rsidRDefault="00000000">
      <w:pPr>
        <w:spacing w:after="120" w:line="240" w:lineRule="auto"/>
        <w:ind w:left="1440" w:right="1230"/>
        <w:rPr>
          <w:rFonts w:ascii="Courier New" w:eastAsia="Times New Roman" w:hAnsi="Courier New" w:cs="Courier New"/>
          <w:color w:val="000000" w:themeColor="text1"/>
          <w:kern w:val="0"/>
          <w:sz w:val="22"/>
          <w:szCs w:val="22"/>
          <w:lang w:val="en-GB" w:eastAsia="en-GB"/>
          <w14:ligatures w14:val="none"/>
        </w:rPr>
      </w:pPr>
      <w:r>
        <w:rPr>
          <w:rFonts w:ascii="Courier New" w:eastAsia="Times New Roman" w:hAnsi="Courier New" w:cs="Courier New"/>
          <w:color w:val="000000" w:themeColor="text1"/>
          <w:kern w:val="0"/>
          <w:sz w:val="22"/>
          <w:szCs w:val="22"/>
          <w:lang w:val="en-GB" w:eastAsia="en-GB"/>
          <w14:ligatures w14:val="none"/>
        </w:rPr>
        <w:t>Then cut out each of the words that make up this article and put them in a bag.</w:t>
      </w:r>
    </w:p>
    <w:p w14:paraId="19278861" w14:textId="77777777" w:rsidR="00885C34" w:rsidRDefault="00000000">
      <w:pPr>
        <w:spacing w:after="120" w:line="240" w:lineRule="auto"/>
        <w:ind w:left="1440" w:right="1230"/>
        <w:rPr>
          <w:rFonts w:ascii="Courier New" w:eastAsia="Times New Roman" w:hAnsi="Courier New" w:cs="Courier New"/>
          <w:color w:val="000000" w:themeColor="text1"/>
          <w:kern w:val="0"/>
          <w:sz w:val="22"/>
          <w:szCs w:val="22"/>
          <w:lang w:val="en-GB" w:eastAsia="en-GB"/>
          <w14:ligatures w14:val="none"/>
        </w:rPr>
      </w:pPr>
      <w:r>
        <w:rPr>
          <w:rFonts w:ascii="Courier New" w:eastAsia="Times New Roman" w:hAnsi="Courier New" w:cs="Courier New"/>
          <w:color w:val="000000" w:themeColor="text1"/>
          <w:kern w:val="0"/>
          <w:sz w:val="22"/>
          <w:szCs w:val="22"/>
          <w:lang w:val="en-GB" w:eastAsia="en-GB"/>
          <w14:ligatures w14:val="none"/>
        </w:rPr>
        <w:t>Shake it gently.</w:t>
      </w:r>
    </w:p>
    <w:p w14:paraId="1CA79DF9" w14:textId="77777777" w:rsidR="00885C34" w:rsidRDefault="00000000">
      <w:pPr>
        <w:spacing w:after="120" w:line="240" w:lineRule="auto"/>
        <w:ind w:left="1440" w:right="1230"/>
        <w:rPr>
          <w:rFonts w:ascii="Courier New" w:eastAsia="Times New Roman" w:hAnsi="Courier New" w:cs="Courier New"/>
          <w:color w:val="000000" w:themeColor="text1"/>
          <w:kern w:val="0"/>
          <w:sz w:val="22"/>
          <w:szCs w:val="22"/>
          <w:lang w:val="en-GB" w:eastAsia="en-GB"/>
          <w14:ligatures w14:val="none"/>
        </w:rPr>
      </w:pPr>
      <w:r>
        <w:rPr>
          <w:rFonts w:ascii="Courier New" w:eastAsia="Times New Roman" w:hAnsi="Courier New" w:cs="Courier New"/>
          <w:color w:val="000000" w:themeColor="text1"/>
          <w:kern w:val="0"/>
          <w:sz w:val="22"/>
          <w:szCs w:val="22"/>
          <w:lang w:val="en-GB" w:eastAsia="en-GB"/>
          <w14:ligatures w14:val="none"/>
        </w:rPr>
        <w:t>Then take out the scraps one after the other in the order in which they left the bag.</w:t>
      </w:r>
    </w:p>
    <w:p w14:paraId="65641DCA" w14:textId="77777777" w:rsidR="00885C34" w:rsidRDefault="00000000">
      <w:pPr>
        <w:spacing w:after="120" w:line="240" w:lineRule="auto"/>
        <w:ind w:left="1440" w:right="1230"/>
        <w:rPr>
          <w:rFonts w:ascii="Courier New" w:eastAsia="Times New Roman" w:hAnsi="Courier New" w:cs="Courier New"/>
          <w:color w:val="000000" w:themeColor="text1"/>
          <w:kern w:val="0"/>
          <w:sz w:val="22"/>
          <w:szCs w:val="22"/>
          <w:lang w:val="en-GB" w:eastAsia="en-GB"/>
          <w14:ligatures w14:val="none"/>
        </w:rPr>
      </w:pPr>
      <w:r>
        <w:rPr>
          <w:rFonts w:ascii="Courier New" w:eastAsia="Times New Roman" w:hAnsi="Courier New" w:cs="Courier New"/>
          <w:color w:val="000000" w:themeColor="text1"/>
          <w:kern w:val="0"/>
          <w:sz w:val="22"/>
          <w:szCs w:val="22"/>
          <w:lang w:val="en-GB" w:eastAsia="en-GB"/>
          <w14:ligatures w14:val="none"/>
        </w:rPr>
        <w:t>Copy conscientiously.</w:t>
      </w:r>
    </w:p>
    <w:p w14:paraId="4CD7C166" w14:textId="77777777" w:rsidR="00885C34" w:rsidRDefault="00000000">
      <w:pPr>
        <w:spacing w:after="120" w:line="240" w:lineRule="auto"/>
        <w:ind w:left="1440" w:right="1230"/>
        <w:rPr>
          <w:rFonts w:ascii="Courier New" w:eastAsia="Times New Roman" w:hAnsi="Courier New" w:cs="Courier New"/>
          <w:color w:val="000000" w:themeColor="text1"/>
          <w:kern w:val="0"/>
          <w:sz w:val="22"/>
          <w:szCs w:val="22"/>
          <w:lang w:val="en-GB" w:eastAsia="en-GB"/>
          <w14:ligatures w14:val="none"/>
        </w:rPr>
      </w:pPr>
      <w:r>
        <w:rPr>
          <w:rFonts w:ascii="Courier New" w:eastAsia="Times New Roman" w:hAnsi="Courier New" w:cs="Courier New"/>
          <w:color w:val="000000" w:themeColor="text1"/>
          <w:kern w:val="0"/>
          <w:sz w:val="22"/>
          <w:szCs w:val="22"/>
          <w:lang w:val="en-GB" w:eastAsia="en-GB"/>
          <w14:ligatures w14:val="none"/>
        </w:rPr>
        <w:t>The poem will be like you.</w:t>
      </w:r>
    </w:p>
    <w:p w14:paraId="0C2338EE" w14:textId="77777777" w:rsidR="00885C34" w:rsidRDefault="00000000">
      <w:pPr>
        <w:spacing w:after="120" w:line="240" w:lineRule="auto"/>
        <w:ind w:left="1440" w:right="1230"/>
        <w:rPr>
          <w:rFonts w:ascii="Courier New" w:eastAsia="Times New Roman" w:hAnsi="Courier New" w:cs="Courier New"/>
          <w:color w:val="000000" w:themeColor="text1"/>
          <w:kern w:val="0"/>
          <w:sz w:val="22"/>
          <w:szCs w:val="22"/>
          <w:lang w:val="en-GB" w:eastAsia="en-GB"/>
          <w14:ligatures w14:val="none"/>
        </w:rPr>
      </w:pPr>
      <w:r>
        <w:rPr>
          <w:rFonts w:ascii="Courier New" w:eastAsia="Times New Roman" w:hAnsi="Courier New" w:cs="Courier New"/>
          <w:color w:val="000000" w:themeColor="text1"/>
          <w:kern w:val="0"/>
          <w:sz w:val="22"/>
          <w:szCs w:val="22"/>
          <w:lang w:val="en-GB" w:eastAsia="en-GB"/>
          <w14:ligatures w14:val="none"/>
        </w:rPr>
        <w:t>And here are you a writer, infinitely original and endowed with a sensibility that is charming though beyond the understanding of the vulgar.</w:t>
      </w:r>
      <w:bookmarkStart w:id="42" w:name="_Hlk225683216"/>
    </w:p>
    <w:p w14:paraId="3E4BB1E4" w14:textId="77777777" w:rsidR="00885C34" w:rsidRDefault="00885C34">
      <w:pPr>
        <w:spacing w:after="120" w:line="240" w:lineRule="auto"/>
        <w:ind w:left="1440" w:right="1230"/>
        <w:rPr>
          <w:rFonts w:ascii="Times New Roman" w:eastAsia="Times New Roman" w:hAnsi="Times New Roman" w:cs="Times New Roman"/>
          <w:color w:val="000000" w:themeColor="text1"/>
          <w:kern w:val="0"/>
          <w:sz w:val="22"/>
          <w:szCs w:val="22"/>
          <w:lang w:val="en-GB" w:eastAsia="en-GB"/>
          <w14:ligatures w14:val="none"/>
        </w:rPr>
      </w:pPr>
    </w:p>
    <w:p w14:paraId="78F450D7" w14:textId="43D9E7DD" w:rsidR="00885C34" w:rsidRDefault="00000000">
      <w:pPr>
        <w:pStyle w:val="NormalWeb"/>
        <w:spacing w:before="280" w:after="280"/>
        <w:rPr>
          <w:color w:val="000000" w:themeColor="text1"/>
          <w:lang w:val="en-GB"/>
        </w:rPr>
      </w:pPr>
      <w:r>
        <w:rPr>
          <w:color w:val="000000" w:themeColor="text1"/>
          <w:lang w:val="en-GB"/>
        </w:rPr>
        <w:t>By mid-century, however, the stakes had shifted. The problem was no longer only ideological rupture but technological transformation. As Walter Benjamin observed in his 1936 essay on mechanical reproduction, the reproducibility of artworks through photography, film, and print had altered their status. The “aura” of the unique object was diminished, its singular presence in time and space now fragmented.</w:t>
      </w:r>
      <w:r>
        <w:rPr>
          <w:rStyle w:val="EndnoteAnchor"/>
          <w:color w:val="000000" w:themeColor="text1"/>
          <w:lang w:val="en-GB"/>
        </w:rPr>
        <w:endnoteReference w:id="17"/>
      </w:r>
      <w:r>
        <w:rPr>
          <w:color w:val="000000" w:themeColor="text1"/>
          <w:lang w:val="en-GB"/>
        </w:rPr>
        <w:t xml:space="preserve"> What the printing press had done for the written word the wax cylinder and later the record did for sound. </w:t>
      </w:r>
      <w:bookmarkStart w:id="43" w:name="_Hlk225683371"/>
      <w:r>
        <w:rPr>
          <w:color w:val="000000" w:themeColor="text1"/>
          <w:lang w:val="en-GB"/>
        </w:rPr>
        <w:t>Music could now circulate independently of its performative context, n</w:t>
      </w:r>
      <w:r>
        <w:rPr>
          <w:color w:val="000000" w:themeColor="text1"/>
        </w:rPr>
        <w:t>o longer bound to a particular site, social setting, or ritual function</w:t>
      </w:r>
      <w:bookmarkEnd w:id="43"/>
      <w:r>
        <w:rPr>
          <w:color w:val="000000" w:themeColor="text1"/>
        </w:rPr>
        <w:t>.</w:t>
      </w:r>
    </w:p>
    <w:bookmarkEnd w:id="42"/>
    <w:p w14:paraId="64E3F122" w14:textId="77777777" w:rsidR="00885C34" w:rsidRDefault="00000000">
      <w:pPr>
        <w:pStyle w:val="NormalWeb"/>
        <w:spacing w:before="280" w:after="280"/>
        <w:rPr>
          <w:color w:val="000000" w:themeColor="text1"/>
          <w:lang w:val="en-GB"/>
        </w:rPr>
      </w:pPr>
      <w:r>
        <w:rPr>
          <w:color w:val="000000" w:themeColor="text1"/>
          <w:lang w:val="en-GB"/>
        </w:rPr>
        <w:t xml:space="preserve">Indeterminacy in music can be read, in part, as a response to this condition. A fully determinate score tends towards repeatable outcomes; a score that structures possibility produces an environment in which each (re-)production </w:t>
      </w:r>
      <w:r>
        <w:rPr>
          <w:color w:val="000000" w:themeColor="text1"/>
        </w:rPr>
        <w:t>introduces degrees of difference</w:t>
      </w:r>
      <w:r>
        <w:rPr>
          <w:color w:val="000000" w:themeColor="text1"/>
          <w:lang w:val="en-GB"/>
        </w:rPr>
        <w:t>.</w:t>
      </w:r>
    </w:p>
    <w:p w14:paraId="17A6948C" w14:textId="627FB712" w:rsidR="00885C34" w:rsidRDefault="00000000">
      <w:pPr>
        <w:pStyle w:val="NormalWeb"/>
        <w:spacing w:before="280" w:after="280"/>
        <w:rPr>
          <w:i/>
          <w:iCs/>
          <w:color w:val="000000" w:themeColor="text1"/>
          <w:lang w:val="en-GB"/>
        </w:rPr>
      </w:pPr>
      <w:bookmarkStart w:id="44" w:name="_Hlk225683540"/>
      <w:bookmarkStart w:id="45" w:name="_Hlk226308941"/>
      <w:bookmarkStart w:id="46" w:name="_Hlk226309072"/>
      <w:bookmarkEnd w:id="44"/>
      <w:r>
        <w:rPr>
          <w:color w:val="000000" w:themeColor="text1"/>
          <w:lang w:val="en-GB"/>
        </w:rPr>
        <w:lastRenderedPageBreak/>
        <w:t xml:space="preserve">The </w:t>
      </w:r>
      <w:r w:rsidR="00516209">
        <w:rPr>
          <w:color w:val="000000" w:themeColor="text1"/>
          <w:lang w:val="en-GB"/>
        </w:rPr>
        <w:t>interest in</w:t>
      </w:r>
      <w:r>
        <w:rPr>
          <w:color w:val="000000" w:themeColor="text1"/>
          <w:lang w:val="en-GB"/>
        </w:rPr>
        <w:t xml:space="preserve"> open form and generative systems radiated outward. George Brecht’s 1966 essay </w:t>
      </w:r>
      <w:r>
        <w:rPr>
          <w:i/>
          <w:iCs/>
          <w:color w:val="000000" w:themeColor="text1"/>
          <w:lang w:val="en-GB"/>
        </w:rPr>
        <w:t>Chance Imagery</w:t>
      </w:r>
      <w:r>
        <w:rPr>
          <w:color w:val="000000" w:themeColor="text1"/>
          <w:lang w:val="en-GB"/>
        </w:rPr>
        <w:t xml:space="preserve"> articulates this expanded field, tracing how indeterminate structures might operate visually as well as sonically. Brecht differentiated between </w:t>
      </w:r>
      <w:r>
        <w:rPr>
          <w:i/>
          <w:iCs/>
          <w:color w:val="000000" w:themeColor="text1"/>
          <w:lang w:val="en-GB"/>
        </w:rPr>
        <w:t>colloquial</w:t>
      </w:r>
      <w:r>
        <w:rPr>
          <w:color w:val="000000" w:themeColor="text1"/>
          <w:lang w:val="en-GB"/>
        </w:rPr>
        <w:t xml:space="preserve"> randomness (that without definite aim, direction, rule, or method) and statistically </w:t>
      </w:r>
      <w:r>
        <w:rPr>
          <w:i/>
          <w:iCs/>
          <w:color w:val="000000" w:themeColor="text1"/>
          <w:lang w:val="en-GB"/>
        </w:rPr>
        <w:t xml:space="preserve">strict </w:t>
      </w:r>
      <w:r>
        <w:rPr>
          <w:color w:val="000000" w:themeColor="text1"/>
          <w:lang w:val="en-GB"/>
        </w:rPr>
        <w:t>randomness, stating that: “In general, the reason for the importance of randomness for purposes of scientific inference will be the same as the reason for its importance in the arts, that is, the elimination of bias.”</w:t>
      </w:r>
      <w:r>
        <w:rPr>
          <w:rStyle w:val="EndnoteAnchor"/>
          <w:color w:val="000000" w:themeColor="text1"/>
          <w:lang w:val="en-GB"/>
        </w:rPr>
        <w:endnoteReference w:id="18"/>
      </w:r>
      <w:r>
        <w:rPr>
          <w:i/>
          <w:iCs/>
          <w:color w:val="000000" w:themeColor="text1"/>
          <w:lang w:val="en-GB"/>
        </w:rPr>
        <w:t xml:space="preserve"> </w:t>
      </w:r>
    </w:p>
    <w:p w14:paraId="2D244959" w14:textId="77777777" w:rsidR="00885C34" w:rsidRDefault="00000000">
      <w:pPr>
        <w:pStyle w:val="NormalWeb"/>
        <w:spacing w:before="280" w:after="280"/>
        <w:rPr>
          <w:color w:val="000000" w:themeColor="text1"/>
        </w:rPr>
      </w:pPr>
      <w:r>
        <w:rPr>
          <w:color w:val="000000" w:themeColor="text1"/>
          <w:lang w:val="en-GB"/>
        </w:rPr>
        <w:t xml:space="preserve">However, where there is an intended application, there is bias, regardless of the </w:t>
      </w:r>
      <w:proofErr w:type="gramStart"/>
      <w:r>
        <w:rPr>
          <w:color w:val="000000" w:themeColor="text1"/>
          <w:lang w:val="en-GB"/>
        </w:rPr>
        <w:t>manner in which</w:t>
      </w:r>
      <w:proofErr w:type="gramEnd"/>
      <w:r>
        <w:rPr>
          <w:color w:val="000000" w:themeColor="text1"/>
          <w:lang w:val="en-GB"/>
        </w:rPr>
        <w:t xml:space="preserve"> the material is produced.</w:t>
      </w:r>
      <w:bookmarkStart w:id="47" w:name="_Hlk226222421"/>
      <w:r>
        <w:rPr>
          <w:color w:val="000000" w:themeColor="text1"/>
          <w:lang w:val="en-GB"/>
        </w:rPr>
        <w:t xml:space="preserve"> </w:t>
      </w:r>
      <w:r>
        <w:rPr>
          <w:color w:val="000000" w:themeColor="text1"/>
        </w:rPr>
        <w:t>In making visible the biases embedded in form, randomness opens a space for the kind of programmatic rethinking of art and society that Cage enacted.</w:t>
      </w:r>
      <w:bookmarkEnd w:id="45"/>
    </w:p>
    <w:p w14:paraId="641EA0F0" w14:textId="6855411F" w:rsidR="00885C34" w:rsidRDefault="00A948B9">
      <w:pPr>
        <w:suppressAutoHyphens w:val="0"/>
        <w:spacing w:beforeAutospacing="1" w:afterAutospacing="1" w:line="240" w:lineRule="auto"/>
        <w:rPr>
          <w:rFonts w:ascii="Times New Roman" w:eastAsia="Times New Roman" w:hAnsi="Times New Roman" w:cs="Times New Roman"/>
          <w:color w:val="000000" w:themeColor="text1"/>
          <w:kern w:val="0"/>
          <w:lang w:eastAsia="en-GB"/>
          <w14:ligatures w14:val="none"/>
        </w:rPr>
      </w:pPr>
      <w:bookmarkStart w:id="48" w:name="_Hlk226648812"/>
      <w:r w:rsidRPr="00A948B9">
        <w:rPr>
          <w:rFonts w:ascii="Times New Roman" w:eastAsia="Times New Roman" w:hAnsi="Times New Roman" w:cs="Times New Roman"/>
          <w:color w:val="000000" w:themeColor="text1"/>
          <w:kern w:val="0"/>
          <w:lang w:eastAsia="en-GB"/>
          <w14:ligatures w14:val="none"/>
        </w:rPr>
        <w:t xml:space="preserve">Cage’s </w:t>
      </w:r>
      <w:r>
        <w:rPr>
          <w:rFonts w:ascii="Times New Roman" w:eastAsia="Times New Roman" w:hAnsi="Times New Roman" w:cs="Times New Roman"/>
          <w:color w:val="000000" w:themeColor="text1"/>
          <w:kern w:val="0"/>
          <w:lang w:eastAsia="en-GB"/>
          <w14:ligatures w14:val="none"/>
        </w:rPr>
        <w:t xml:space="preserve">engagement with chance </w:t>
      </w:r>
      <w:r w:rsidRPr="00A948B9">
        <w:rPr>
          <w:rFonts w:ascii="Times New Roman" w:eastAsia="Times New Roman" w:hAnsi="Times New Roman" w:cs="Times New Roman"/>
          <w:color w:val="000000" w:themeColor="text1"/>
          <w:kern w:val="0"/>
          <w:lang w:eastAsia="en-GB"/>
          <w14:ligatures w14:val="none"/>
        </w:rPr>
        <w:t>built explicitly on this avant-garde legacy, rethinking the cultural and epistemological foundations of Western art.</w:t>
      </w:r>
      <w:r>
        <w:rPr>
          <w:rFonts w:ascii="Times New Roman" w:eastAsia="Times New Roman" w:hAnsi="Times New Roman" w:cs="Times New Roman"/>
          <w:color w:val="000000" w:themeColor="text1"/>
          <w:kern w:val="0"/>
          <w:lang w:eastAsia="en-GB"/>
          <w14:ligatures w14:val="none"/>
        </w:rPr>
        <w:t xml:space="preserve"> As Brandon Wayne Joseph shows in his essay “A Therapeutic Value for City Dwellers”, Cage was familiar with the avant-garde journal </w:t>
      </w:r>
      <w:r>
        <w:rPr>
          <w:rFonts w:ascii="Times New Roman" w:eastAsia="Times New Roman" w:hAnsi="Times New Roman" w:cs="Times New Roman"/>
          <w:i/>
          <w:iCs/>
          <w:color w:val="000000" w:themeColor="text1"/>
          <w:kern w:val="0"/>
          <w:lang w:eastAsia="en-GB"/>
          <w14:ligatures w14:val="none"/>
        </w:rPr>
        <w:t>transition</w:t>
      </w:r>
      <w:r>
        <w:rPr>
          <w:rFonts w:ascii="Times New Roman" w:eastAsia="Times New Roman" w:hAnsi="Times New Roman" w:cs="Times New Roman"/>
          <w:color w:val="000000" w:themeColor="text1"/>
          <w:kern w:val="0"/>
          <w:lang w:eastAsia="en-GB"/>
          <w14:ligatures w14:val="none"/>
        </w:rPr>
        <w:t>, and in particular Eugene Jolas’s 1928 editorial “</w:t>
      </w:r>
      <w:r w:rsidRPr="00730726">
        <w:rPr>
          <w:rFonts w:ascii="Times New Roman" w:eastAsia="Times New Roman" w:hAnsi="Times New Roman" w:cs="Times New Roman"/>
          <w:i/>
          <w:iCs/>
          <w:color w:val="000000" w:themeColor="text1"/>
          <w:kern w:val="0"/>
          <w:lang w:eastAsia="en-GB"/>
          <w14:ligatures w14:val="none"/>
        </w:rPr>
        <w:t>Super-Occident</w:t>
      </w:r>
      <w:r>
        <w:rPr>
          <w:rFonts w:ascii="Times New Roman" w:eastAsia="Times New Roman" w:hAnsi="Times New Roman" w:cs="Times New Roman"/>
          <w:color w:val="000000" w:themeColor="text1"/>
          <w:kern w:val="0"/>
          <w:lang w:eastAsia="en-GB"/>
          <w14:ligatures w14:val="none"/>
        </w:rPr>
        <w:t>” which called for a radical reconfiguration of perception and a break from inherited forms.</w:t>
      </w:r>
      <w:r>
        <w:rPr>
          <w:rStyle w:val="EndnoteAnchor"/>
          <w:rFonts w:ascii="Times New Roman" w:eastAsia="Times New Roman" w:hAnsi="Times New Roman" w:cs="Times New Roman"/>
          <w:color w:val="000000" w:themeColor="text1"/>
          <w:kern w:val="0"/>
          <w:lang w:eastAsia="en-GB"/>
          <w14:ligatures w14:val="none"/>
        </w:rPr>
        <w:endnoteReference w:id="19"/>
      </w:r>
      <w:r>
        <w:rPr>
          <w:rFonts w:ascii="Times New Roman" w:eastAsia="Times New Roman" w:hAnsi="Times New Roman" w:cs="Times New Roman"/>
          <w:color w:val="000000" w:themeColor="text1"/>
          <w:kern w:val="0"/>
          <w:lang w:eastAsia="en-GB"/>
          <w14:ligatures w14:val="none"/>
        </w:rPr>
        <w:t xml:space="preserve"> Although primarily literary, the journal articulated a wider aesthetic programme in which artistic experimentation was inseparable from social transformation. Music, in this view, was not merely an arrangement of sounds, but a model of (social) organisation.</w:t>
      </w:r>
      <w:bookmarkEnd w:id="46"/>
    </w:p>
    <w:bookmarkEnd w:id="48"/>
    <w:p w14:paraId="574299F1" w14:textId="77777777" w:rsidR="00885C34" w:rsidRDefault="00000000">
      <w:pPr>
        <w:suppressAutoHyphens w:val="0"/>
        <w:spacing w:beforeAutospacing="1"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Cage’s writings reflect this concern. He implicitly associated harmonic composition with hierarchical structures, in which “each material” is assigned a function relative to a dominant element, mirroring broader forms of social stratification.</w:t>
      </w:r>
      <w:r>
        <w:rPr>
          <w:rStyle w:val="EndnoteAnchor"/>
          <w:rFonts w:ascii="Times New Roman" w:eastAsia="Times New Roman" w:hAnsi="Times New Roman" w:cs="Times New Roman"/>
          <w:color w:val="000000" w:themeColor="text1"/>
          <w:kern w:val="0"/>
          <w:lang w:eastAsia="en-GB"/>
          <w14:ligatures w14:val="none"/>
        </w:rPr>
        <w:endnoteReference w:id="20"/>
      </w:r>
      <w:r>
        <w:rPr>
          <w:rFonts w:ascii="Times New Roman" w:eastAsia="Times New Roman" w:hAnsi="Times New Roman" w:cs="Times New Roman"/>
          <w:color w:val="000000" w:themeColor="text1"/>
          <w:kern w:val="0"/>
          <w:lang w:eastAsia="en-GB"/>
          <w14:ligatures w14:val="none"/>
        </w:rPr>
        <w:t xml:space="preserve"> Against this, he advocated compositional structures based on time rather than harmony, drawing on figures such as Satie and Webern. Such structures, he argued, could accommodate “</w:t>
      </w:r>
      <w:bookmarkStart w:id="49" w:name="_Hlk226307137"/>
      <w:r>
        <w:rPr>
          <w:rFonts w:ascii="Times New Roman" w:eastAsia="Times New Roman" w:hAnsi="Times New Roman" w:cs="Times New Roman"/>
          <w:color w:val="000000" w:themeColor="text1"/>
          <w:kern w:val="0"/>
          <w:lang w:eastAsia="en-GB"/>
          <w14:ligatures w14:val="none"/>
        </w:rPr>
        <w:t>the entire range of acoustic possibilities without discrimination</w:t>
      </w:r>
      <w:bookmarkEnd w:id="49"/>
      <w:r>
        <w:rPr>
          <w:rFonts w:ascii="Times New Roman" w:eastAsia="Times New Roman" w:hAnsi="Times New Roman" w:cs="Times New Roman"/>
          <w:color w:val="000000" w:themeColor="text1"/>
          <w:kern w:val="0"/>
          <w:lang w:eastAsia="en-GB"/>
          <w14:ligatures w14:val="none"/>
        </w:rPr>
        <w:t>,” including noise and silence.</w:t>
      </w:r>
      <w:r>
        <w:rPr>
          <w:rStyle w:val="EndnoteAnchor"/>
          <w:rFonts w:ascii="Times New Roman" w:eastAsia="Times New Roman" w:hAnsi="Times New Roman" w:cs="Times New Roman"/>
          <w:color w:val="000000" w:themeColor="text1"/>
          <w:kern w:val="0"/>
          <w:lang w:eastAsia="en-GB"/>
          <w14:ligatures w14:val="none"/>
        </w:rPr>
        <w:endnoteReference w:id="21"/>
      </w:r>
      <w:r>
        <w:rPr>
          <w:rFonts w:ascii="Times New Roman" w:eastAsia="Times New Roman" w:hAnsi="Times New Roman" w:cs="Times New Roman"/>
          <w:color w:val="000000" w:themeColor="text1"/>
          <w:kern w:val="0"/>
          <w:lang w:eastAsia="en-GB"/>
          <w14:ligatures w14:val="none"/>
        </w:rPr>
        <w:t xml:space="preserve"> The music and its means of composition are positioned as political: a question of how difference is organised, and whether it must be subordinated.</w:t>
      </w:r>
    </w:p>
    <w:p w14:paraId="0EE36E01" w14:textId="2D6E7706" w:rsidR="00885C34" w:rsidRPr="00EC58A1" w:rsidRDefault="00000000">
      <w:pPr>
        <w:suppressAutoHyphens w:val="0"/>
        <w:spacing w:beforeAutospacing="1" w:afterAutospacing="1" w:line="240" w:lineRule="auto"/>
        <w:rPr>
          <w:rFonts w:ascii="Times New Roman" w:hAnsi="Times New Roman" w:cs="Times New Roman"/>
          <w:color w:val="000000" w:themeColor="text1"/>
        </w:rPr>
      </w:pPr>
      <w:r>
        <w:rPr>
          <w:rFonts w:ascii="Times New Roman" w:eastAsia="Times New Roman" w:hAnsi="Times New Roman" w:cs="Times New Roman"/>
          <w:color w:val="000000" w:themeColor="text1"/>
          <w:kern w:val="0"/>
          <w:lang w:eastAsia="en-GB"/>
          <w14:ligatures w14:val="none"/>
        </w:rPr>
        <w:t xml:space="preserve">Furthermore, this opposition becomes increasingly tied to a broader critique of Western modernity. </w:t>
      </w:r>
      <w:bookmarkStart w:id="50" w:name="_Hlk226649156"/>
      <w:r>
        <w:rPr>
          <w:rFonts w:ascii="Times New Roman" w:hAnsi="Times New Roman" w:cs="Times New Roman"/>
          <w:color w:val="000000" w:themeColor="text1"/>
        </w:rPr>
        <w:t xml:space="preserve">As Joseph notes, Cage’s thinking was shaped by his </w:t>
      </w:r>
      <w:r w:rsidR="00534C67">
        <w:rPr>
          <w:rFonts w:ascii="Times New Roman" w:hAnsi="Times New Roman" w:cs="Times New Roman"/>
          <w:color w:val="000000" w:themeColor="text1"/>
        </w:rPr>
        <w:t>reading of</w:t>
      </w:r>
      <w:r>
        <w:rPr>
          <w:rFonts w:ascii="Times New Roman" w:hAnsi="Times New Roman" w:cs="Times New Roman"/>
          <w:color w:val="000000" w:themeColor="text1"/>
        </w:rPr>
        <w:t xml:space="preserve"> Ananda K. Coomaraswamy, whose critique of Western modernity located its crisis in the rise of individualism and the resulting alienation of art from broader social and spiritual relations.</w:t>
      </w:r>
      <w:r w:rsidR="00EC58A1">
        <w:rPr>
          <w:rFonts w:ascii="Times New Roman" w:hAnsi="Times New Roman" w:cs="Times New Roman"/>
          <w:color w:val="000000" w:themeColor="text1"/>
        </w:rPr>
        <w:t xml:space="preserve"> </w:t>
      </w:r>
      <w:bookmarkStart w:id="51" w:name="_Hlk226313675"/>
      <w:bookmarkEnd w:id="50"/>
      <w:r w:rsidR="00EC58A1">
        <w:rPr>
          <w:rFonts w:ascii="Times New Roman" w:hAnsi="Times New Roman" w:cs="Times New Roman"/>
          <w:color w:val="000000" w:themeColor="text1"/>
        </w:rPr>
        <w:t>Against this backdrop</w:t>
      </w:r>
      <w:r>
        <w:rPr>
          <w:rFonts w:ascii="Times New Roman" w:hAnsi="Times New Roman" w:cs="Times New Roman"/>
          <w:color w:val="000000" w:themeColor="text1"/>
        </w:rPr>
        <w:t xml:space="preserve">, Joseph describes Cage as having come to understand harmony not </w:t>
      </w:r>
      <w:r w:rsidR="009D3E80">
        <w:rPr>
          <w:rFonts w:ascii="Times New Roman" w:hAnsi="Times New Roman" w:cs="Times New Roman"/>
          <w:color w:val="000000" w:themeColor="text1"/>
        </w:rPr>
        <w:t xml:space="preserve">just </w:t>
      </w:r>
      <w:r>
        <w:rPr>
          <w:rFonts w:ascii="Times New Roman" w:hAnsi="Times New Roman" w:cs="Times New Roman"/>
          <w:color w:val="000000" w:themeColor="text1"/>
        </w:rPr>
        <w:t>as a musical technique but as “a metonym of Western culture in general”.</w:t>
      </w:r>
      <w:bookmarkEnd w:id="51"/>
      <w:r>
        <w:rPr>
          <w:rStyle w:val="EndnoteAnchor"/>
          <w:rFonts w:ascii="Times New Roman" w:hAnsi="Times New Roman" w:cs="Times New Roman"/>
          <w:color w:val="000000" w:themeColor="text1"/>
        </w:rPr>
        <w:endnoteReference w:id="22"/>
      </w:r>
      <w:r>
        <w:rPr>
          <w:rFonts w:ascii="Times New Roman" w:hAnsi="Times New Roman" w:cs="Times New Roman"/>
          <w:color w:val="000000" w:themeColor="text1"/>
        </w:rPr>
        <w:t xml:space="preserve"> </w:t>
      </w:r>
      <w:r>
        <w:rPr>
          <w:rFonts w:ascii="Times New Roman" w:eastAsia="Times New Roman" w:hAnsi="Times New Roman" w:cs="Times New Roman"/>
          <w:color w:val="000000" w:themeColor="text1"/>
          <w:kern w:val="0"/>
          <w:lang w:eastAsia="en-GB"/>
          <w14:ligatures w14:val="none"/>
        </w:rPr>
        <w:t xml:space="preserve">This is further evidenced in </w:t>
      </w:r>
      <w:r w:rsidR="00EC58A1">
        <w:rPr>
          <w:rFonts w:ascii="Times New Roman" w:eastAsia="Times New Roman" w:hAnsi="Times New Roman" w:cs="Times New Roman"/>
          <w:color w:val="000000" w:themeColor="text1"/>
          <w:kern w:val="0"/>
          <w:lang w:eastAsia="en-GB"/>
          <w14:ligatures w14:val="none"/>
        </w:rPr>
        <w:t xml:space="preserve">Cage’s </w:t>
      </w:r>
      <w:r>
        <w:rPr>
          <w:rFonts w:ascii="Times New Roman" w:eastAsia="Times New Roman" w:hAnsi="Times New Roman" w:cs="Times New Roman"/>
          <w:color w:val="000000" w:themeColor="text1"/>
          <w:kern w:val="0"/>
          <w:lang w:eastAsia="en-GB"/>
          <w14:ligatures w14:val="none"/>
        </w:rPr>
        <w:t xml:space="preserve">1968 article </w:t>
      </w:r>
      <w:r>
        <w:rPr>
          <w:rFonts w:ascii="Times New Roman" w:eastAsia="Times New Roman" w:hAnsi="Times New Roman" w:cs="Times New Roman"/>
          <w:i/>
          <w:iCs/>
          <w:color w:val="000000" w:themeColor="text1"/>
          <w:kern w:val="0"/>
          <w:lang w:eastAsia="en-GB"/>
          <w14:ligatures w14:val="none"/>
        </w:rPr>
        <w:t>“The East in the West,”</w:t>
      </w:r>
      <w:r>
        <w:rPr>
          <w:rFonts w:ascii="Times New Roman" w:eastAsia="Times New Roman" w:hAnsi="Times New Roman" w:cs="Times New Roman"/>
          <w:color w:val="000000" w:themeColor="text1"/>
          <w:kern w:val="0"/>
          <w:lang w:eastAsia="en-GB"/>
          <w14:ligatures w14:val="none"/>
        </w:rPr>
        <w:t xml:space="preserve"> </w:t>
      </w:r>
      <w:r w:rsidR="00EC58A1">
        <w:rPr>
          <w:rFonts w:ascii="Times New Roman" w:eastAsia="Times New Roman" w:hAnsi="Times New Roman" w:cs="Times New Roman"/>
          <w:color w:val="000000" w:themeColor="text1"/>
          <w:kern w:val="0"/>
          <w:lang w:eastAsia="en-GB"/>
          <w14:ligatures w14:val="none"/>
        </w:rPr>
        <w:t xml:space="preserve">in which </w:t>
      </w:r>
      <w:r>
        <w:rPr>
          <w:rFonts w:ascii="Times New Roman" w:eastAsia="Times New Roman" w:hAnsi="Times New Roman" w:cs="Times New Roman"/>
          <w:color w:val="000000" w:themeColor="text1"/>
          <w:kern w:val="0"/>
          <w:lang w:eastAsia="en-GB"/>
          <w14:ligatures w14:val="none"/>
        </w:rPr>
        <w:t xml:space="preserve">he writes that harmony is “not medieval nor Oriental but baroque,” and, “because of its ability to enlarge sound and thus to impress an audience,” has become “the tool of Western commercialism.” </w:t>
      </w:r>
      <w:r>
        <w:rPr>
          <w:rStyle w:val="EndnoteAnchor"/>
          <w:rFonts w:ascii="Times New Roman" w:hAnsi="Times New Roman" w:cs="Times New Roman"/>
          <w:color w:val="000000" w:themeColor="text1"/>
        </w:rPr>
        <w:endnoteReference w:id="23"/>
      </w:r>
    </w:p>
    <w:p w14:paraId="6C8977AE" w14:textId="7B28ABBC" w:rsidR="00885C34" w:rsidRDefault="009D3E80">
      <w:pPr>
        <w:suppressAutoHyphens w:val="0"/>
        <w:spacing w:beforeAutospacing="1"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 xml:space="preserve">In this light, Cage’s turn toward time-based structures and chance operations can be understood as an attempt to reconfigure these relations. Rather than subordinating sounds within a system of functional relations, his approach seeks to allow them to coexist without imposed hierarchy. At the same time, this reconfiguration is mediated through his engagement with non-Western thought, most prominently the </w:t>
      </w:r>
      <w:r>
        <w:rPr>
          <w:rFonts w:ascii="Times New Roman" w:eastAsia="Times New Roman" w:hAnsi="Times New Roman" w:cs="Times New Roman"/>
          <w:i/>
          <w:iCs/>
          <w:color w:val="000000" w:themeColor="text1"/>
          <w:kern w:val="0"/>
          <w:lang w:eastAsia="en-GB"/>
          <w14:ligatures w14:val="none"/>
        </w:rPr>
        <w:t>I Ching</w:t>
      </w:r>
      <w:r>
        <w:rPr>
          <w:rFonts w:ascii="Times New Roman" w:eastAsia="Times New Roman" w:hAnsi="Times New Roman" w:cs="Times New Roman"/>
          <w:color w:val="000000" w:themeColor="text1"/>
          <w:kern w:val="0"/>
          <w:lang w:eastAsia="en-GB"/>
          <w14:ligatures w14:val="none"/>
        </w:rPr>
        <w:t xml:space="preserve">, as discussed previously. </w:t>
      </w:r>
      <w:r w:rsidR="00534C67">
        <w:rPr>
          <w:rFonts w:ascii="Times New Roman" w:eastAsia="Times New Roman" w:hAnsi="Times New Roman" w:cs="Times New Roman"/>
          <w:color w:val="000000" w:themeColor="text1"/>
          <w:kern w:val="0"/>
          <w:lang w:eastAsia="en-GB"/>
          <w14:ligatures w14:val="none"/>
        </w:rPr>
        <w:t xml:space="preserve">Still, </w:t>
      </w:r>
      <w:r>
        <w:rPr>
          <w:rFonts w:ascii="Times New Roman" w:eastAsia="Times New Roman" w:hAnsi="Times New Roman" w:cs="Times New Roman"/>
          <w:color w:val="000000" w:themeColor="text1"/>
          <w:kern w:val="0"/>
          <w:lang w:eastAsia="en-GB"/>
          <w14:ligatures w14:val="none"/>
        </w:rPr>
        <w:t>this engagement is not a neutral borrowing but part of a larger construction: the “East” functions here as a conceptual counter-image to Western individualism, a figure through which alternative modes of organisation can be imagined, even as those alternatives are reabsorbed into them.</w:t>
      </w:r>
    </w:p>
    <w:p w14:paraId="70C142CD" w14:textId="62515850" w:rsidR="00885C34" w:rsidRDefault="00000000">
      <w:pPr>
        <w:spacing w:after="0" w:line="240" w:lineRule="auto"/>
        <w:rPr>
          <w:rFonts w:ascii="Times New Roman" w:eastAsia="Times New Roman" w:hAnsi="Times New Roman" w:cs="Times New Roman"/>
          <w:b/>
          <w:bCs/>
          <w:color w:val="000000" w:themeColor="text1"/>
          <w:kern w:val="0"/>
          <w:lang w:val="en-GB" w:eastAsia="en-GB"/>
          <w14:ligatures w14:val="none"/>
        </w:rPr>
      </w:pPr>
      <w:bookmarkStart w:id="53" w:name="_Hlk226647631"/>
      <w:r>
        <w:rPr>
          <w:rFonts w:ascii="Times New Roman" w:eastAsia="Times New Roman" w:hAnsi="Times New Roman" w:cs="Times New Roman"/>
          <w:b/>
          <w:bCs/>
          <w:color w:val="000000" w:themeColor="text1"/>
          <w:kern w:val="0"/>
          <w:lang w:val="en-GB" w:eastAsia="en-GB"/>
          <w14:ligatures w14:val="none"/>
        </w:rPr>
        <w:lastRenderedPageBreak/>
        <w:t xml:space="preserve">Randomness </w:t>
      </w:r>
      <w:r w:rsidR="00516209">
        <w:rPr>
          <w:rFonts w:ascii="Times New Roman" w:eastAsia="Times New Roman" w:hAnsi="Times New Roman" w:cs="Times New Roman"/>
          <w:b/>
          <w:bCs/>
          <w:color w:val="000000" w:themeColor="text1"/>
          <w:kern w:val="0"/>
          <w:lang w:val="en-GB" w:eastAsia="en-GB"/>
          <w14:ligatures w14:val="none"/>
        </w:rPr>
        <w:t>←→</w:t>
      </w:r>
      <w:r>
        <w:rPr>
          <w:rFonts w:ascii="Times New Roman" w:eastAsia="Times New Roman" w:hAnsi="Times New Roman" w:cs="Times New Roman"/>
          <w:b/>
          <w:bCs/>
          <w:color w:val="000000" w:themeColor="text1"/>
          <w:kern w:val="0"/>
          <w:lang w:val="en-GB" w:eastAsia="en-GB"/>
          <w14:ligatures w14:val="none"/>
        </w:rPr>
        <w:t xml:space="preserve"> Irrationality </w:t>
      </w:r>
    </w:p>
    <w:p w14:paraId="6662DB8C" w14:textId="65B5DFFC" w:rsidR="00885C34" w:rsidRDefault="00000000">
      <w:pPr>
        <w:spacing w:beforeAutospacing="1" w:afterAutospacing="1" w:line="240" w:lineRule="auto"/>
        <w:rPr>
          <w:rFonts w:ascii="Times New Roman" w:eastAsia="Times New Roman" w:hAnsi="Times New Roman" w:cs="Times New Roman"/>
          <w:color w:val="000000" w:themeColor="text1"/>
          <w:kern w:val="0"/>
          <w:lang w:eastAsia="en-GB"/>
          <w14:ligatures w14:val="none"/>
        </w:rPr>
      </w:pPr>
      <w:bookmarkStart w:id="54" w:name="_Hlk226222766"/>
      <w:bookmarkEnd w:id="47"/>
      <w:bookmarkEnd w:id="53"/>
      <w:bookmarkEnd w:id="54"/>
      <w:r>
        <w:rPr>
          <w:rFonts w:ascii="Times New Roman" w:eastAsia="Times New Roman" w:hAnsi="Times New Roman" w:cs="Times New Roman"/>
          <w:color w:val="000000" w:themeColor="text1"/>
          <w:kern w:val="0"/>
          <w:lang w:eastAsia="en-GB"/>
          <w14:ligatures w14:val="none"/>
        </w:rPr>
        <w:t xml:space="preserve">The disconnected nature of randomness presents a challenge to narrative, to clarity and structure. It produces abrupt and often crass juxtapositions, fragments without apparent relation, hypocrisies that resist incorporation into coherence. In this sense, randomness appears as an artefact on the fringe of intelligibility; either it evades explanation, or renders explanation irrelevant. Nowhere is this more evident than in the contemporary online sphere, saturated with information and nonsense, where the two are often indistinguishable. Broadcast through the same platforms and flattened into the same formats, they accumulate in layers of irony, in which the absurd thrives precisely because it resists </w:t>
      </w:r>
      <w:r w:rsidR="00135DE6">
        <w:rPr>
          <w:rFonts w:ascii="Times New Roman" w:eastAsia="Times New Roman" w:hAnsi="Times New Roman" w:cs="Times New Roman"/>
          <w:color w:val="000000" w:themeColor="text1"/>
          <w:kern w:val="0"/>
          <w:lang w:eastAsia="en-GB"/>
          <w14:ligatures w14:val="none"/>
        </w:rPr>
        <w:t>rationalisation</w:t>
      </w:r>
      <w:r>
        <w:rPr>
          <w:rFonts w:ascii="Times New Roman" w:eastAsia="Times New Roman" w:hAnsi="Times New Roman" w:cs="Times New Roman"/>
          <w:color w:val="000000" w:themeColor="text1"/>
          <w:kern w:val="0"/>
          <w:lang w:eastAsia="en-GB"/>
          <w14:ligatures w14:val="none"/>
        </w:rPr>
        <w:t xml:space="preserve">. </w:t>
      </w:r>
      <w:r>
        <w:rPr>
          <w:rFonts w:ascii="Times New Roman" w:eastAsia="Times New Roman" w:hAnsi="Times New Roman" w:cs="Times New Roman"/>
          <w:color w:val="000000" w:themeColor="text1"/>
          <w:kern w:val="0"/>
          <w:lang w:val="en-GB" w:eastAsia="en-GB"/>
          <w14:ligatures w14:val="none"/>
        </w:rPr>
        <w:t>Randomness becomes an aesthetic of disconnection.</w:t>
      </w:r>
    </w:p>
    <w:p w14:paraId="798D76A7" w14:textId="77777777" w:rsidR="00885C34" w:rsidRDefault="00000000">
      <w:pPr>
        <w:spacing w:beforeAutospacing="1" w:afterAutospacing="1" w:line="240" w:lineRule="auto"/>
        <w:rPr>
          <w:rFonts w:ascii="Times New Roman" w:eastAsia="Times New Roman" w:hAnsi="Times New Roman" w:cs="Times New Roman"/>
          <w:color w:val="000000" w:themeColor="text1"/>
          <w:kern w:val="0"/>
          <w:lang w:val="en-GB" w:eastAsia="en-GB"/>
          <w14:ligatures w14:val="none"/>
        </w:rPr>
      </w:pPr>
      <w:bookmarkStart w:id="55" w:name="_Hlk225100488"/>
      <w:bookmarkStart w:id="56" w:name="_Hlk225100442"/>
      <w:bookmarkStart w:id="57" w:name="_Hlk226650717"/>
      <w:bookmarkEnd w:id="55"/>
      <w:r>
        <w:rPr>
          <w:rFonts w:ascii="Times New Roman" w:eastAsia="Times New Roman" w:hAnsi="Times New Roman" w:cs="Times New Roman"/>
          <w:color w:val="000000" w:themeColor="text1"/>
          <w:kern w:val="0"/>
          <w:lang w:val="en-GB" w:eastAsia="en-GB"/>
          <w14:ligatures w14:val="none"/>
        </w:rPr>
        <w:t>Yet, what appears random often conceals a hidden intentionality.</w:t>
      </w:r>
      <w:bookmarkEnd w:id="56"/>
      <w:r>
        <w:rPr>
          <w:rFonts w:ascii="Times New Roman" w:eastAsia="Times New Roman" w:hAnsi="Times New Roman" w:cs="Times New Roman"/>
          <w:color w:val="000000" w:themeColor="text1"/>
          <w:kern w:val="0"/>
          <w:lang w:val="en-GB" w:eastAsia="en-GB"/>
          <w14:ligatures w14:val="none"/>
        </w:rPr>
        <w:t xml:space="preserve"> Consider the bizarre case of Nazi Germany’s swing propaganda project. In 1939, Joseph Goebbels ordered the recording of jazz and swing compositions by “Charlie and his Orchestra.”</w:t>
      </w:r>
      <w:r>
        <w:rPr>
          <w:rStyle w:val="EndnoteAnchor"/>
          <w:rFonts w:ascii="Times New Roman" w:eastAsia="Times New Roman" w:hAnsi="Times New Roman" w:cs="Times New Roman"/>
          <w:color w:val="000000" w:themeColor="text1"/>
          <w:kern w:val="0"/>
          <w:lang w:val="en-GB" w:eastAsia="en-GB"/>
          <w14:ligatures w14:val="none"/>
        </w:rPr>
        <w:endnoteReference w:id="24"/>
      </w:r>
      <w:r>
        <w:rPr>
          <w:rFonts w:ascii="Times New Roman" w:eastAsia="Times New Roman" w:hAnsi="Times New Roman" w:cs="Times New Roman"/>
          <w:color w:val="000000" w:themeColor="text1"/>
          <w:kern w:val="0"/>
          <w:lang w:val="en-GB" w:eastAsia="en-GB"/>
          <w14:ligatures w14:val="none"/>
        </w:rPr>
        <w:t xml:space="preserve"> Jazz, officially denounced as degenerate and racially impure, was repurposed for outward-facing propaganda aimed at Allied troops. Popular American tunes were re-recorded with altered lyrics saturated with hate speech. Over 270 were recorded before the war’s end.</w:t>
      </w:r>
      <w:bookmarkStart w:id="58" w:name="_Hlk225685327"/>
      <w:r>
        <w:rPr>
          <w:rFonts w:ascii="Times New Roman" w:eastAsia="Times New Roman" w:hAnsi="Times New Roman" w:cs="Times New Roman"/>
          <w:color w:val="000000" w:themeColor="text1"/>
          <w:kern w:val="0"/>
          <w:lang w:val="en-GB" w:eastAsia="en-GB"/>
          <w14:ligatures w14:val="none"/>
        </w:rPr>
        <w:t xml:space="preserve"> </w:t>
      </w:r>
      <w:bookmarkStart w:id="59" w:name="_Hlk225684357"/>
      <w:bookmarkStart w:id="60" w:name="_Hlk225685045"/>
      <w:bookmarkStart w:id="61" w:name="_Hlk225685142"/>
      <w:r>
        <w:rPr>
          <w:rFonts w:ascii="Times New Roman" w:eastAsia="Times New Roman" w:hAnsi="Times New Roman" w:cs="Times New Roman"/>
          <w:color w:val="000000" w:themeColor="text1"/>
          <w:kern w:val="0"/>
          <w:lang w:val="en-GB" w:eastAsia="en-GB"/>
          <w14:ligatures w14:val="none"/>
        </w:rPr>
        <w:t xml:space="preserve">The contradiction is </w:t>
      </w:r>
      <w:proofErr w:type="gramStart"/>
      <w:r>
        <w:rPr>
          <w:rFonts w:ascii="Times New Roman" w:eastAsia="Times New Roman" w:hAnsi="Times New Roman" w:cs="Times New Roman"/>
          <w:color w:val="000000" w:themeColor="text1"/>
          <w:kern w:val="0"/>
          <w:lang w:val="en-GB" w:eastAsia="en-GB"/>
          <w14:ligatures w14:val="none"/>
        </w:rPr>
        <w:t>staggering:</w:t>
      </w:r>
      <w:proofErr w:type="gramEnd"/>
      <w:r>
        <w:rPr>
          <w:rFonts w:ascii="Times New Roman" w:eastAsia="Times New Roman" w:hAnsi="Times New Roman" w:cs="Times New Roman"/>
          <w:color w:val="000000" w:themeColor="text1"/>
          <w:kern w:val="0"/>
          <w:lang w:val="en-GB" w:eastAsia="en-GB"/>
          <w14:ligatures w14:val="none"/>
        </w:rPr>
        <w:t xml:space="preserve"> despite the clear and cynical purpose behind its production, the result feels </w:t>
      </w:r>
      <w:r>
        <w:rPr>
          <w:rFonts w:ascii="Times New Roman" w:eastAsia="Times New Roman" w:hAnsi="Times New Roman" w:cs="Times New Roman"/>
          <w:i/>
          <w:iCs/>
          <w:color w:val="000000" w:themeColor="text1"/>
          <w:kern w:val="0"/>
          <w:lang w:val="en-GB" w:eastAsia="en-GB"/>
          <w14:ligatures w14:val="none"/>
        </w:rPr>
        <w:t>random</w:t>
      </w:r>
      <w:r>
        <w:rPr>
          <w:rFonts w:ascii="Times New Roman" w:eastAsia="Times New Roman" w:hAnsi="Times New Roman" w:cs="Times New Roman"/>
          <w:color w:val="000000" w:themeColor="text1"/>
          <w:kern w:val="0"/>
          <w:lang w:val="en-GB" w:eastAsia="en-GB"/>
          <w14:ligatures w14:val="none"/>
        </w:rPr>
        <w:t xml:space="preserve"> in the contemporary sense,</w:t>
      </w:r>
      <w:r>
        <w:rPr>
          <w:rFonts w:ascii="Times New Roman" w:hAnsi="Times New Roman" w:cs="Times New Roman"/>
          <w:color w:val="000000" w:themeColor="text1"/>
        </w:rPr>
        <w:t xml:space="preserve"> </w:t>
      </w:r>
      <w:r>
        <w:rPr>
          <w:rFonts w:ascii="Times New Roman" w:eastAsia="Times New Roman" w:hAnsi="Times New Roman" w:cs="Times New Roman"/>
          <w:color w:val="000000" w:themeColor="text1"/>
          <w:kern w:val="0"/>
          <w:lang w:eastAsia="en-GB"/>
          <w14:ligatures w14:val="none"/>
        </w:rPr>
        <w:t>even Dada in its absurd juxtaposition of aesthetic and doctrine</w:t>
      </w:r>
      <w:bookmarkEnd w:id="59"/>
      <w:r>
        <w:rPr>
          <w:rFonts w:ascii="Times New Roman" w:eastAsia="Times New Roman" w:hAnsi="Times New Roman" w:cs="Times New Roman"/>
          <w:color w:val="000000" w:themeColor="text1"/>
          <w:kern w:val="0"/>
          <w:lang w:eastAsia="en-GB"/>
          <w14:ligatures w14:val="none"/>
        </w:rPr>
        <w:t>, yet inverted in intent, serving power rather than subverting it</w:t>
      </w:r>
      <w:r>
        <w:rPr>
          <w:rFonts w:ascii="Times New Roman" w:eastAsia="Times New Roman" w:hAnsi="Times New Roman" w:cs="Times New Roman"/>
          <w:color w:val="000000" w:themeColor="text1"/>
          <w:kern w:val="0"/>
          <w:lang w:val="en-GB" w:eastAsia="en-GB"/>
          <w14:ligatures w14:val="none"/>
        </w:rPr>
        <w:t xml:space="preserve">. </w:t>
      </w:r>
    </w:p>
    <w:p w14:paraId="0596A1D5" w14:textId="77777777" w:rsidR="00885C34" w:rsidRDefault="00000000">
      <w:pPr>
        <w:spacing w:beforeAutospacing="1"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val="en-GB" w:eastAsia="en-GB"/>
          <w14:ligatures w14:val="none"/>
        </w:rPr>
        <w:t>Here we see randomness, once opposed to meaning, becoming entangled with it, an obfuscation of structures of power, intention, and manipulation.</w:t>
      </w:r>
      <w:bookmarkEnd w:id="58"/>
      <w:bookmarkEnd w:id="60"/>
      <w:r>
        <w:rPr>
          <w:rFonts w:ascii="Times New Roman" w:eastAsia="Times New Roman" w:hAnsi="Times New Roman" w:cs="Times New Roman"/>
          <w:color w:val="000000" w:themeColor="text1"/>
          <w:kern w:val="0"/>
          <w:lang w:eastAsia="en-GB"/>
          <w14:ligatures w14:val="none"/>
        </w:rPr>
        <w:t xml:space="preserve"> Understood in this way, it does not signal the absence of meaning, but rather a breakdown in its legibility. What appears incoherent may in fact be structured by intentions that remain ideologically obscured. The tension exists not between randomness and order, but in the instability of the relation between intention and perception.</w:t>
      </w:r>
    </w:p>
    <w:bookmarkEnd w:id="57"/>
    <w:p w14:paraId="7ECB2943" w14:textId="0363DA52" w:rsidR="00885C34" w:rsidRDefault="00000000">
      <w:pPr>
        <w:suppressAutoHyphens w:val="0"/>
        <w:spacing w:beforeAutospacing="1"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 xml:space="preserve">It is this instability that becomes central to modernity’s understanding of knowledge and authorship. If pre-modern systems located meaning in external structures (divine will, fate, authoritative texts), modern thought increasingly </w:t>
      </w:r>
      <w:r w:rsidR="00142E15">
        <w:rPr>
          <w:rFonts w:ascii="Times New Roman" w:eastAsia="Times New Roman" w:hAnsi="Times New Roman" w:cs="Times New Roman"/>
          <w:color w:val="000000" w:themeColor="text1"/>
          <w:kern w:val="0"/>
          <w:lang w:eastAsia="en-GB"/>
          <w14:ligatures w14:val="none"/>
        </w:rPr>
        <w:t xml:space="preserve">locates </w:t>
      </w:r>
      <w:r>
        <w:rPr>
          <w:rFonts w:ascii="Times New Roman" w:eastAsia="Times New Roman" w:hAnsi="Times New Roman" w:cs="Times New Roman"/>
          <w:color w:val="000000" w:themeColor="text1"/>
          <w:kern w:val="0"/>
          <w:lang w:eastAsia="en-GB"/>
          <w14:ligatures w14:val="none"/>
        </w:rPr>
        <w:t xml:space="preserve">it within the subject itself. As Couze Venn describes, knowledge had long been “a </w:t>
      </w:r>
      <w:bookmarkStart w:id="62" w:name="_Hlk226309497"/>
      <w:bookmarkStart w:id="63" w:name="_Hlk226309498"/>
      <w:r>
        <w:rPr>
          <w:rFonts w:ascii="Times New Roman" w:eastAsia="Times New Roman" w:hAnsi="Times New Roman" w:cs="Times New Roman"/>
          <w:color w:val="000000" w:themeColor="text1"/>
          <w:kern w:val="0"/>
          <w:lang w:eastAsia="en-GB"/>
          <w14:ligatures w14:val="none"/>
        </w:rPr>
        <w:t xml:space="preserve">matter of </w:t>
      </w:r>
      <w:bookmarkEnd w:id="62"/>
      <w:r>
        <w:rPr>
          <w:rFonts w:ascii="Times New Roman" w:eastAsia="Times New Roman" w:hAnsi="Times New Roman" w:cs="Times New Roman"/>
          <w:color w:val="000000" w:themeColor="text1"/>
          <w:kern w:val="0"/>
          <w:lang w:eastAsia="en-GB"/>
          <w14:ligatures w14:val="none"/>
        </w:rPr>
        <w:t xml:space="preserve">the proper </w:t>
      </w:r>
      <w:bookmarkEnd w:id="63"/>
      <w:r>
        <w:rPr>
          <w:rFonts w:ascii="Times New Roman" w:eastAsia="Times New Roman" w:hAnsi="Times New Roman" w:cs="Times New Roman"/>
          <w:color w:val="000000" w:themeColor="text1"/>
          <w:kern w:val="0"/>
          <w:lang w:eastAsia="en-GB"/>
          <w14:ligatures w14:val="none"/>
        </w:rPr>
        <w:t>reading or application of the truths inscribed in the authoritative texts handed down through the ages”.</w:t>
      </w:r>
      <w:r>
        <w:rPr>
          <w:rStyle w:val="EndnoteAnchor"/>
          <w:rFonts w:ascii="Times New Roman" w:eastAsia="Times New Roman" w:hAnsi="Times New Roman" w:cs="Times New Roman"/>
          <w:color w:val="000000" w:themeColor="text1"/>
          <w:kern w:val="0"/>
          <w:lang w:eastAsia="en-GB"/>
          <w14:ligatures w14:val="none"/>
        </w:rPr>
        <w:endnoteReference w:id="25"/>
      </w:r>
      <w:r>
        <w:rPr>
          <w:rFonts w:ascii="Times New Roman" w:eastAsia="Times New Roman" w:hAnsi="Times New Roman" w:cs="Times New Roman"/>
          <w:color w:val="000000" w:themeColor="text1"/>
          <w:kern w:val="0"/>
          <w:lang w:eastAsia="en-GB"/>
          <w14:ligatures w14:val="none"/>
        </w:rPr>
        <w:t xml:space="preserve"> He further argues that René Descartes’ foundational gesture “installs the subject as self-present, that is, as present to itself in consciousness; it is a presence that requires no validation from outside or from other human beings.”</w:t>
      </w:r>
      <w:r>
        <w:rPr>
          <w:rStyle w:val="EndnoteAnchor"/>
          <w:rFonts w:ascii="Times New Roman" w:eastAsia="Times New Roman" w:hAnsi="Times New Roman" w:cs="Times New Roman"/>
          <w:color w:val="000000" w:themeColor="text1"/>
          <w:kern w:val="0"/>
          <w:lang w:eastAsia="en-GB"/>
          <w14:ligatures w14:val="none"/>
        </w:rPr>
        <w:endnoteReference w:id="26"/>
      </w:r>
    </w:p>
    <w:p w14:paraId="05C7D30C" w14:textId="77777777" w:rsidR="00885C34" w:rsidRDefault="00000000">
      <w:pPr>
        <w:suppressAutoHyphens w:val="0"/>
        <w:spacing w:beforeAutospacing="1" w:afterAutospacing="1" w:line="240" w:lineRule="auto"/>
        <w:rPr>
          <w:rFonts w:ascii="Times New Roman" w:hAnsi="Times New Roman" w:cs="Times New Roman"/>
          <w:color w:val="000000" w:themeColor="text1"/>
        </w:rPr>
      </w:pPr>
      <w:r>
        <w:rPr>
          <w:rFonts w:ascii="Times New Roman" w:hAnsi="Times New Roman" w:cs="Times New Roman"/>
          <w:color w:val="000000" w:themeColor="text1"/>
        </w:rPr>
        <w:t>This reconfiguration of knowledge can be seen to find a parallel in musical thought. If the modern subject is conceived as self-grounding and internally coherent, composition becomes one of its privileged expressions. The composer no longer mediates external structures (divine, cosmic, or traditional), but produces order from within, organising sound according to principles that derive their authority from the subject itself. From Beethoven’s expansion of harmonic form to Schoenberg’s serialism</w:t>
      </w:r>
      <w:bookmarkStart w:id="64" w:name="_Hlk226311036"/>
      <w:r>
        <w:rPr>
          <w:rFonts w:ascii="Times New Roman" w:hAnsi="Times New Roman" w:cs="Times New Roman"/>
          <w:color w:val="000000" w:themeColor="text1"/>
        </w:rPr>
        <w:t xml:space="preserve">, </w:t>
      </w:r>
      <w:bookmarkEnd w:id="64"/>
      <w:r>
        <w:rPr>
          <w:rFonts w:ascii="Times New Roman" w:hAnsi="Times New Roman" w:cs="Times New Roman"/>
          <w:color w:val="000000" w:themeColor="text1"/>
        </w:rPr>
        <w:t>later described by Cage as “simply Beethoven brought up to date,”</w:t>
      </w:r>
      <w:r>
        <w:rPr>
          <w:rStyle w:val="EndnoteAnchor"/>
          <w:rFonts w:ascii="Times New Roman" w:hAnsi="Times New Roman" w:cs="Times New Roman"/>
          <w:color w:val="000000" w:themeColor="text1"/>
        </w:rPr>
        <w:endnoteReference w:id="27"/>
      </w:r>
      <w:r>
        <w:rPr>
          <w:rFonts w:ascii="Times New Roman" w:hAnsi="Times New Roman" w:cs="Times New Roman"/>
          <w:color w:val="000000" w:themeColor="text1"/>
        </w:rPr>
        <w:t xml:space="preserve"> structure not only organises sound, it guarantees meaning as the expression of a coherent authorial will.</w:t>
      </w:r>
    </w:p>
    <w:p w14:paraId="1480B6B6" w14:textId="7CFD35A0" w:rsidR="00885C34" w:rsidRDefault="00000000">
      <w:pPr>
        <w:suppressAutoHyphens w:val="0"/>
        <w:spacing w:beforeAutospacing="1"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 xml:space="preserve">It is against this model that Cage’s use of chance must be understood. His procedures do not simply introduce randomness into music, but unsettle the assumption that intention is the necessary condition of meaning. Where the modern subject secures coherence through </w:t>
      </w:r>
      <w:r>
        <w:rPr>
          <w:rFonts w:ascii="Times New Roman" w:eastAsia="Times New Roman" w:hAnsi="Times New Roman" w:cs="Times New Roman"/>
          <w:color w:val="000000" w:themeColor="text1"/>
          <w:kern w:val="0"/>
          <w:lang w:eastAsia="en-GB"/>
          <w14:ligatures w14:val="none"/>
        </w:rPr>
        <w:lastRenderedPageBreak/>
        <w:t>control, Cage experiments with its deliberate suspension, replacing authorship not with chaos, but with systems that redistribute decision-making across processes, performers, and environments.</w:t>
      </w:r>
    </w:p>
    <w:p w14:paraId="28EE1FD6" w14:textId="28BB2C58" w:rsidR="00885C34" w:rsidRDefault="00000000">
      <w:pPr>
        <w:spacing w:beforeAutospacing="1" w:afterAutospacing="1" w:line="240" w:lineRule="auto"/>
        <w:outlineLvl w:val="1"/>
        <w:rPr>
          <w:rFonts w:ascii="Times New Roman" w:eastAsia="Times New Roman" w:hAnsi="Times New Roman" w:cs="Times New Roman"/>
          <w:b/>
          <w:bCs/>
          <w:color w:val="000000" w:themeColor="text1"/>
          <w:kern w:val="0"/>
          <w:lang w:val="en-GB" w:eastAsia="en-GB"/>
          <w14:ligatures w14:val="none"/>
        </w:rPr>
      </w:pPr>
      <w:bookmarkStart w:id="65" w:name="_Hlk225684344"/>
      <w:bookmarkStart w:id="66" w:name="_Hlk225100458"/>
      <w:bookmarkStart w:id="67" w:name="_Hlk226309737"/>
      <w:bookmarkStart w:id="68" w:name="_Hlk226309883"/>
      <w:bookmarkStart w:id="69" w:name="_Hlk222087575"/>
      <w:bookmarkEnd w:id="61"/>
      <w:bookmarkEnd w:id="65"/>
      <w:bookmarkEnd w:id="66"/>
      <w:bookmarkEnd w:id="67"/>
      <w:bookmarkEnd w:id="68"/>
      <w:r>
        <w:rPr>
          <w:rFonts w:ascii="Times New Roman" w:eastAsia="Times New Roman" w:hAnsi="Times New Roman" w:cs="Times New Roman"/>
          <w:b/>
          <w:bCs/>
          <w:color w:val="000000" w:themeColor="text1"/>
          <w:kern w:val="0"/>
          <w:lang w:val="en-GB" w:eastAsia="en-GB"/>
          <w14:ligatures w14:val="none"/>
        </w:rPr>
        <w:t xml:space="preserve">Randomness </w:t>
      </w:r>
      <w:bookmarkEnd w:id="69"/>
      <w:r w:rsidR="00516209">
        <w:rPr>
          <w:rFonts w:ascii="Times New Roman" w:eastAsia="Times New Roman" w:hAnsi="Times New Roman" w:cs="Times New Roman"/>
          <w:b/>
          <w:bCs/>
          <w:color w:val="000000" w:themeColor="text1"/>
          <w:kern w:val="0"/>
          <w:lang w:val="en-GB" w:eastAsia="en-GB"/>
          <w14:ligatures w14:val="none"/>
        </w:rPr>
        <w:t>←→</w:t>
      </w:r>
      <w:r>
        <w:rPr>
          <w:rFonts w:ascii="Times New Roman" w:eastAsia="Times New Roman" w:hAnsi="Times New Roman" w:cs="Times New Roman"/>
          <w:b/>
          <w:bCs/>
          <w:color w:val="000000" w:themeColor="text1"/>
          <w:kern w:val="0"/>
          <w:lang w:val="en-GB" w:eastAsia="en-GB"/>
          <w14:ligatures w14:val="none"/>
        </w:rPr>
        <w:t xml:space="preserve"> Determinism</w:t>
      </w:r>
    </w:p>
    <w:p w14:paraId="524825AA" w14:textId="77777777" w:rsidR="00885C34" w:rsidRDefault="00000000">
      <w:pPr>
        <w:spacing w:beforeAutospacing="1" w:afterAutospacing="1" w:line="240" w:lineRule="auto"/>
        <w:rPr>
          <w:rFonts w:ascii="Times New Roman" w:eastAsia="Times New Roman" w:hAnsi="Times New Roman" w:cs="Times New Roman"/>
          <w:color w:val="000000" w:themeColor="text1"/>
          <w:kern w:val="0"/>
          <w:lang w:val="en-GB" w:eastAsia="en-GB"/>
          <w14:ligatures w14:val="none"/>
        </w:rPr>
      </w:pPr>
      <w:bookmarkStart w:id="70" w:name="_Hlk226305937"/>
      <w:bookmarkStart w:id="71" w:name="_Hlk226650773"/>
      <w:r>
        <w:rPr>
          <w:rFonts w:ascii="Times New Roman" w:eastAsia="Times New Roman" w:hAnsi="Times New Roman" w:cs="Times New Roman"/>
          <w:color w:val="000000" w:themeColor="text1"/>
          <w:kern w:val="0"/>
          <w:lang w:val="en-GB" w:eastAsia="en-GB"/>
          <w14:ligatures w14:val="none"/>
        </w:rPr>
        <w:t xml:space="preserve">Cage’s chance operations offered one response to the question of performance in an era of mechanical duplication. Yet if his </w:t>
      </w:r>
      <w:r>
        <w:rPr>
          <w:rFonts w:ascii="Times New Roman" w:hAnsi="Times New Roman" w:cs="Times New Roman"/>
          <w:color w:val="000000" w:themeColor="text1"/>
        </w:rPr>
        <w:t xml:space="preserve">project opened music to the contingency of the world, allowing any sound to enter the </w:t>
      </w:r>
      <w:r>
        <w:rPr>
          <w:rFonts w:ascii="Times New Roman" w:eastAsia="Times New Roman" w:hAnsi="Times New Roman" w:cs="Times New Roman"/>
          <w:color w:val="000000" w:themeColor="text1"/>
          <w:kern w:val="0"/>
          <w:lang w:val="en-GB" w:eastAsia="en-GB"/>
          <w14:ligatures w14:val="none"/>
        </w:rPr>
        <w:t xml:space="preserve">field of composition, </w:t>
      </w:r>
      <w:bookmarkEnd w:id="70"/>
      <w:r>
        <w:rPr>
          <w:rFonts w:ascii="Times New Roman" w:eastAsia="Times New Roman" w:hAnsi="Times New Roman" w:cs="Times New Roman"/>
          <w:color w:val="000000" w:themeColor="text1"/>
          <w:kern w:val="0"/>
          <w:lang w:val="en-GB" w:eastAsia="en-GB"/>
          <w14:ligatures w14:val="none"/>
        </w:rPr>
        <w:t>this openness risks losing its critical function once it is operationalised within technical systems.</w:t>
      </w:r>
    </w:p>
    <w:p w14:paraId="34D9CB31" w14:textId="2FA0FA6C" w:rsidR="00885C34" w:rsidRDefault="00000000">
      <w:pPr>
        <w:spacing w:beforeAutospacing="1" w:afterAutospacing="1" w:line="240" w:lineRule="auto"/>
        <w:rPr>
          <w:rFonts w:ascii="Times New Roman" w:eastAsia="Times New Roman" w:hAnsi="Times New Roman" w:cs="Times New Roman"/>
          <w:color w:val="000000" w:themeColor="text1"/>
          <w:kern w:val="0"/>
          <w:lang w:val="en-GB" w:eastAsia="en-GB"/>
          <w14:ligatures w14:val="none"/>
        </w:rPr>
      </w:pPr>
      <w:bookmarkStart w:id="72" w:name="_Hlk226650802"/>
      <w:bookmarkEnd w:id="71"/>
      <w:r>
        <w:rPr>
          <w:rFonts w:ascii="Times New Roman" w:eastAsia="Times New Roman" w:hAnsi="Times New Roman" w:cs="Times New Roman"/>
          <w:color w:val="000000" w:themeColor="text1"/>
          <w:kern w:val="0"/>
          <w:lang w:val="en-GB" w:eastAsia="en-GB"/>
          <w14:ligatures w14:val="none"/>
        </w:rPr>
        <w:t>In the twenty-first century, randomness has migrated again, this time into the domain of computation. If the early twentieth century faced the reproducibility of mechanical media, our present moment confronts a new condition: the statistical reproducibility of creativity itself. Deep-learning systems trained on vast corpora of images, sounds, and texts do not merely replicate specific works; they approximate patterns across entire aesthetic domains; generating variation is their default mode.</w:t>
      </w:r>
      <w:r>
        <w:rPr>
          <w:rStyle w:val="EndnoteAnchor"/>
          <w:rFonts w:ascii="Times New Roman" w:eastAsia="Times New Roman" w:hAnsi="Times New Roman" w:cs="Times New Roman"/>
          <w:color w:val="000000" w:themeColor="text1"/>
          <w:kern w:val="0"/>
          <w:lang w:val="en-GB" w:eastAsia="en-GB"/>
          <w14:ligatures w14:val="none"/>
        </w:rPr>
        <w:endnoteReference w:id="28"/>
      </w:r>
      <w:r>
        <w:rPr>
          <w:rFonts w:ascii="Times New Roman" w:eastAsia="Times New Roman" w:hAnsi="Times New Roman" w:cs="Times New Roman"/>
          <w:color w:val="000000" w:themeColor="text1"/>
          <w:kern w:val="0"/>
          <w:lang w:val="en-GB" w:eastAsia="en-GB"/>
          <w14:ligatures w14:val="none"/>
        </w:rPr>
        <w:t xml:space="preserve"> Randomness is no longer outside the machine; it is embedded within it, simulated and parameterised. The coin toss has been replaced by the stochastic sampling function. Yet while these algorithms rely on probabilistic processes, it nevertheless remains difficult to imagine a dadaist LLM. What </w:t>
      </w:r>
      <w:r w:rsidR="00142E15">
        <w:rPr>
          <w:rFonts w:ascii="Times New Roman" w:eastAsia="Times New Roman" w:hAnsi="Times New Roman" w:cs="Times New Roman"/>
          <w:color w:val="000000" w:themeColor="text1"/>
          <w:kern w:val="0"/>
          <w:lang w:val="en-GB" w:eastAsia="en-GB"/>
          <w14:ligatures w14:val="none"/>
        </w:rPr>
        <w:t xml:space="preserve">role </w:t>
      </w:r>
      <w:r>
        <w:rPr>
          <w:rFonts w:ascii="Times New Roman" w:eastAsia="Times New Roman" w:hAnsi="Times New Roman" w:cs="Times New Roman"/>
          <w:color w:val="000000" w:themeColor="text1"/>
          <w:kern w:val="0"/>
          <w:lang w:val="en-GB" w:eastAsia="en-GB"/>
          <w14:ligatures w14:val="none"/>
        </w:rPr>
        <w:t>does randomness then play in this latent space?</w:t>
      </w:r>
    </w:p>
    <w:p w14:paraId="2E504462" w14:textId="4DB3BB87" w:rsidR="00885C34" w:rsidRDefault="00000000">
      <w:pPr>
        <w:spacing w:beforeAutospacing="1" w:afterAutospacing="1" w:line="240" w:lineRule="auto"/>
        <w:rPr>
          <w:rFonts w:ascii="Times New Roman" w:eastAsia="Times New Roman" w:hAnsi="Times New Roman" w:cs="Times New Roman"/>
          <w:color w:val="000000" w:themeColor="text1"/>
          <w:kern w:val="0"/>
          <w:lang w:val="en-GB" w:eastAsia="en-GB"/>
          <w14:ligatures w14:val="none"/>
        </w:rPr>
      </w:pPr>
      <w:bookmarkStart w:id="73" w:name="_Hlk222754126"/>
      <w:bookmarkStart w:id="74" w:name="_Hlk226650863"/>
      <w:bookmarkEnd w:id="72"/>
      <w:r>
        <w:rPr>
          <w:rFonts w:ascii="Times New Roman" w:eastAsia="Times New Roman" w:hAnsi="Times New Roman" w:cs="Times New Roman"/>
          <w:color w:val="000000" w:themeColor="text1"/>
          <w:kern w:val="0"/>
          <w:lang w:val="en-GB" w:eastAsia="en-GB"/>
          <w14:ligatures w14:val="none"/>
        </w:rPr>
        <w:t xml:space="preserve">Most computers are deterministic machines. Even when they simulate randomness through pseudorandom number generators, the outputs are ultimately determined by initial conditions. </w:t>
      </w:r>
      <w:bookmarkStart w:id="75" w:name="_Hlk225100217"/>
      <w:r>
        <w:rPr>
          <w:rFonts w:ascii="Times New Roman" w:eastAsia="Times New Roman" w:hAnsi="Times New Roman" w:cs="Times New Roman"/>
          <w:color w:val="000000" w:themeColor="text1"/>
          <w:kern w:val="0"/>
          <w:lang w:val="en-GB" w:eastAsia="en-GB"/>
          <w14:ligatures w14:val="none"/>
        </w:rPr>
        <w:t>True randomness</w:t>
      </w:r>
      <w:bookmarkEnd w:id="75"/>
      <w:r>
        <w:rPr>
          <w:rFonts w:ascii="Times New Roman" w:eastAsia="Times New Roman" w:hAnsi="Times New Roman" w:cs="Times New Roman"/>
          <w:color w:val="000000" w:themeColor="text1"/>
          <w:kern w:val="0"/>
          <w:lang w:val="en-GB" w:eastAsia="en-GB"/>
          <w14:ligatures w14:val="none"/>
        </w:rPr>
        <w:t xml:space="preserve">, in the strict sense, requires </w:t>
      </w:r>
      <w:bookmarkEnd w:id="73"/>
      <w:r>
        <w:rPr>
          <w:rFonts w:ascii="Times New Roman" w:eastAsia="Times New Roman" w:hAnsi="Times New Roman" w:cs="Times New Roman"/>
          <w:color w:val="000000" w:themeColor="text1"/>
          <w:kern w:val="0"/>
          <w:lang w:val="en-GB" w:eastAsia="en-GB"/>
          <w14:ligatures w14:val="none"/>
        </w:rPr>
        <w:t>the sampling of a non-deterministic source. Quantum random number generators promise precisely this, randomness grounded in non-deterministic micro-physical events.</w:t>
      </w:r>
      <w:r>
        <w:rPr>
          <w:rStyle w:val="EndnoteAnchor"/>
          <w:rFonts w:ascii="Times New Roman" w:eastAsia="Times New Roman" w:hAnsi="Times New Roman" w:cs="Times New Roman"/>
          <w:color w:val="000000" w:themeColor="text1"/>
          <w:kern w:val="0"/>
          <w:lang w:val="en-GB" w:eastAsia="en-GB"/>
          <w14:ligatures w14:val="none"/>
        </w:rPr>
        <w:endnoteReference w:id="29"/>
      </w:r>
      <w:r>
        <w:rPr>
          <w:rFonts w:ascii="Times New Roman" w:eastAsia="Times New Roman" w:hAnsi="Times New Roman" w:cs="Times New Roman"/>
          <w:color w:val="000000" w:themeColor="text1"/>
          <w:kern w:val="0"/>
          <w:lang w:val="en-GB" w:eastAsia="en-GB"/>
          <w14:ligatures w14:val="none"/>
        </w:rPr>
        <w:t xml:space="preserve"> Here, randomness is no longer a metaphor but a (partially) measurable property of matter.</w:t>
      </w:r>
    </w:p>
    <w:p w14:paraId="63216714" w14:textId="032E1006" w:rsidR="00885C34" w:rsidRDefault="00000000">
      <w:pPr>
        <w:spacing w:beforeAutospacing="1" w:afterAutospacing="1" w:line="240" w:lineRule="auto"/>
        <w:rPr>
          <w:rFonts w:ascii="Times New Roman" w:eastAsia="Times New Roman" w:hAnsi="Times New Roman" w:cs="Times New Roman"/>
          <w:color w:val="000000" w:themeColor="text1"/>
          <w:kern w:val="0"/>
          <w:lang w:val="en-GB" w:eastAsia="en-GB"/>
          <w14:ligatures w14:val="none"/>
        </w:rPr>
      </w:pPr>
      <w:bookmarkStart w:id="76" w:name="_Hlk226293124"/>
      <w:bookmarkStart w:id="77" w:name="_Hlk225100294"/>
      <w:bookmarkStart w:id="78" w:name="_Hlk222754651"/>
      <w:bookmarkStart w:id="79" w:name="_Hlk222754842"/>
      <w:bookmarkStart w:id="80" w:name="_Hlk226650895"/>
      <w:bookmarkEnd w:id="74"/>
      <w:bookmarkEnd w:id="76"/>
      <w:bookmarkEnd w:id="77"/>
      <w:r>
        <w:rPr>
          <w:rFonts w:ascii="Times New Roman" w:eastAsia="Times New Roman" w:hAnsi="Times New Roman" w:cs="Times New Roman"/>
          <w:color w:val="000000" w:themeColor="text1"/>
          <w:kern w:val="0"/>
          <w:lang w:val="en-GB" w:eastAsia="en-GB"/>
          <w14:ligatures w14:val="none"/>
        </w:rPr>
        <w:t xml:space="preserve">At the same time, machine learning systems operate through probabilistic prediction, producing the semblance of meaning through interpolating within vast statistical landscapes. Randomness might still acquire a new meaning, functional, delineating a rugged terrain that deterministic computation cannot traverse. </w:t>
      </w:r>
      <w:bookmarkStart w:id="81" w:name="_Hlk222752399"/>
      <w:bookmarkEnd w:id="78"/>
      <w:bookmarkEnd w:id="79"/>
      <w:r>
        <w:rPr>
          <w:rFonts w:ascii="Times New Roman" w:eastAsia="Times New Roman" w:hAnsi="Times New Roman" w:cs="Times New Roman"/>
          <w:color w:val="000000" w:themeColor="text1"/>
          <w:kern w:val="0"/>
          <w:lang w:val="en-GB" w:eastAsia="en-GB"/>
          <w14:ligatures w14:val="none"/>
        </w:rPr>
        <w:t>The applications of quantum computing remain in many cases tenuous</w:t>
      </w:r>
      <w:r w:rsidR="009D3E80">
        <w:rPr>
          <w:rFonts w:ascii="Times New Roman" w:eastAsia="Times New Roman" w:hAnsi="Times New Roman" w:cs="Times New Roman"/>
          <w:color w:val="000000" w:themeColor="text1"/>
          <w:kern w:val="0"/>
          <w:lang w:val="en-GB" w:eastAsia="en-GB"/>
          <w14:ligatures w14:val="none"/>
        </w:rPr>
        <w:t>;</w:t>
      </w:r>
      <w:r>
        <w:rPr>
          <w:rStyle w:val="EndnoteAnchor"/>
          <w:rFonts w:ascii="Times New Roman" w:eastAsia="Times New Roman" w:hAnsi="Times New Roman" w:cs="Times New Roman"/>
          <w:color w:val="000000" w:themeColor="text1"/>
          <w:kern w:val="0"/>
          <w:lang w:val="en-GB" w:eastAsia="en-GB"/>
          <w14:ligatures w14:val="none"/>
        </w:rPr>
        <w:endnoteReference w:id="30"/>
      </w:r>
      <w:r>
        <w:rPr>
          <w:rFonts w:ascii="Times New Roman" w:eastAsia="Times New Roman" w:hAnsi="Times New Roman" w:cs="Times New Roman"/>
          <w:color w:val="000000" w:themeColor="text1"/>
          <w:kern w:val="0"/>
          <w:lang w:val="en-GB" w:eastAsia="en-GB"/>
          <w14:ligatures w14:val="none"/>
        </w:rPr>
        <w:t xml:space="preserve"> nevertheless, the scalable "true" randomness it affords presents a possible </w:t>
      </w:r>
      <w:proofErr w:type="spellStart"/>
      <w:r>
        <w:rPr>
          <w:rFonts w:ascii="Times New Roman" w:eastAsia="Times New Roman" w:hAnsi="Times New Roman" w:cs="Times New Roman"/>
          <w:color w:val="000000" w:themeColor="text1"/>
          <w:kern w:val="0"/>
          <w:lang w:val="en-GB" w:eastAsia="en-GB"/>
          <w14:ligatures w14:val="none"/>
        </w:rPr>
        <w:t>discombobulative</w:t>
      </w:r>
      <w:proofErr w:type="spellEnd"/>
      <w:r>
        <w:rPr>
          <w:rFonts w:ascii="Times New Roman" w:eastAsia="Times New Roman" w:hAnsi="Times New Roman" w:cs="Times New Roman"/>
          <w:color w:val="000000" w:themeColor="text1"/>
          <w:kern w:val="0"/>
          <w:lang w:val="en-GB" w:eastAsia="en-GB"/>
          <w14:ligatures w14:val="none"/>
        </w:rPr>
        <w:t xml:space="preserve"> defence against the</w:t>
      </w:r>
      <w:bookmarkStart w:id="82" w:name="_Hlk222092478"/>
      <w:r>
        <w:rPr>
          <w:rFonts w:ascii="Times New Roman" w:eastAsia="Times New Roman" w:hAnsi="Times New Roman" w:cs="Times New Roman"/>
          <w:color w:val="000000" w:themeColor="text1"/>
          <w:kern w:val="0"/>
          <w:lang w:val="en-GB" w:eastAsia="en-GB"/>
          <w14:ligatures w14:val="none"/>
        </w:rPr>
        <w:t xml:space="preserve"> predictive statistical </w:t>
      </w:r>
      <w:bookmarkEnd w:id="82"/>
      <w:r>
        <w:rPr>
          <w:rFonts w:ascii="Times New Roman" w:eastAsia="Times New Roman" w:hAnsi="Times New Roman" w:cs="Times New Roman"/>
          <w:color w:val="000000" w:themeColor="text1"/>
          <w:kern w:val="0"/>
          <w:lang w:val="en-GB" w:eastAsia="en-GB"/>
          <w14:ligatures w14:val="none"/>
        </w:rPr>
        <w:t>engines that characterise LLMs and other flavours of deep learning algorithms that since 2022 have crowded under the umbrella of Artificial Intelligence.</w:t>
      </w:r>
      <w:bookmarkEnd w:id="81"/>
      <w:r>
        <w:rPr>
          <w:rStyle w:val="EndnoteAnchor"/>
          <w:rFonts w:ascii="Times New Roman" w:eastAsia="Times New Roman" w:hAnsi="Times New Roman" w:cs="Times New Roman"/>
          <w:color w:val="000000" w:themeColor="text1"/>
          <w:kern w:val="0"/>
          <w:lang w:val="en-GB" w:eastAsia="en-GB"/>
          <w14:ligatures w14:val="none"/>
        </w:rPr>
        <w:endnoteReference w:id="31"/>
      </w:r>
    </w:p>
    <w:p w14:paraId="7E5BF630" w14:textId="77777777" w:rsidR="00885C34" w:rsidRDefault="00000000">
      <w:pPr>
        <w:spacing w:beforeAutospacing="1" w:afterAutospacing="1" w:line="240" w:lineRule="auto"/>
        <w:rPr>
          <w:rFonts w:ascii="Times New Roman" w:eastAsia="Times New Roman" w:hAnsi="Times New Roman" w:cs="Times New Roman"/>
          <w:color w:val="000000" w:themeColor="text1"/>
          <w:kern w:val="0"/>
          <w:lang w:val="en-GB" w:eastAsia="en-GB"/>
          <w14:ligatures w14:val="none"/>
        </w:rPr>
      </w:pPr>
      <w:bookmarkStart w:id="83" w:name="_Hlk225683768"/>
      <w:bookmarkEnd w:id="80"/>
      <w:r>
        <w:rPr>
          <w:rFonts w:ascii="Times New Roman" w:eastAsia="Times New Roman" w:hAnsi="Times New Roman" w:cs="Times New Roman"/>
          <w:color w:val="000000" w:themeColor="text1"/>
          <w:kern w:val="0"/>
          <w:lang w:val="en-GB" w:eastAsia="en-GB"/>
          <w14:ligatures w14:val="none"/>
        </w:rPr>
        <w:t xml:space="preserve">We might imagine a future in which probabilistic systems reproduce any stylistic configuration, any genre, any compositional strategy. If every pattern can be simulated, what remains irreproducible? </w:t>
      </w:r>
      <w:bookmarkStart w:id="84" w:name="_Hlk225683995"/>
      <w:r>
        <w:rPr>
          <w:rFonts w:ascii="Times New Roman" w:eastAsia="Times New Roman" w:hAnsi="Times New Roman" w:cs="Times New Roman"/>
          <w:color w:val="000000" w:themeColor="text1"/>
          <w:kern w:val="0"/>
          <w:lang w:val="en-GB" w:eastAsia="en-GB"/>
          <w14:ligatures w14:val="none"/>
        </w:rPr>
        <w:t xml:space="preserve">Perhaps only </w:t>
      </w:r>
      <w:bookmarkStart w:id="85" w:name="_Hlk225683790"/>
      <w:r>
        <w:rPr>
          <w:rFonts w:ascii="Times New Roman" w:eastAsia="Times New Roman" w:hAnsi="Times New Roman" w:cs="Times New Roman"/>
          <w:color w:val="000000" w:themeColor="text1"/>
          <w:kern w:val="0"/>
          <w:lang w:val="en-GB" w:eastAsia="en-GB"/>
          <w14:ligatures w14:val="none"/>
        </w:rPr>
        <w:t>true randomness — the irreducible event,</w:t>
      </w:r>
      <w:bookmarkEnd w:id="85"/>
      <w:r>
        <w:rPr>
          <w:rFonts w:ascii="Times New Roman" w:eastAsia="Times New Roman" w:hAnsi="Times New Roman" w:cs="Times New Roman"/>
          <w:color w:val="000000" w:themeColor="text1"/>
          <w:kern w:val="0"/>
          <w:lang w:val="en-GB" w:eastAsia="en-GB"/>
          <w14:ligatures w14:val="none"/>
        </w:rPr>
        <w:t xml:space="preserve"> the quantum fluctuation, the micro-occurrence structured by indeterminacy. </w:t>
      </w:r>
      <w:bookmarkEnd w:id="84"/>
      <w:r>
        <w:rPr>
          <w:rFonts w:ascii="Times New Roman" w:eastAsia="Times New Roman" w:hAnsi="Times New Roman" w:cs="Times New Roman"/>
          <w:color w:val="000000" w:themeColor="text1"/>
          <w:kern w:val="0"/>
          <w:lang w:val="en-GB" w:eastAsia="en-GB"/>
          <w14:ligatures w14:val="none"/>
        </w:rPr>
        <w:t>A bleak refuge for humanity indeed.</w:t>
      </w:r>
      <w:bookmarkEnd w:id="83"/>
    </w:p>
    <w:p w14:paraId="7BEA999A" w14:textId="4CA4932A" w:rsidR="00516209" w:rsidRDefault="00000000">
      <w:pPr>
        <w:spacing w:beforeAutospacing="1" w:afterAutospacing="1" w:line="240" w:lineRule="auto"/>
        <w:rPr>
          <w:rFonts w:ascii="Times New Roman" w:eastAsia="Times New Roman" w:hAnsi="Times New Roman" w:cs="Times New Roman"/>
          <w:color w:val="000000" w:themeColor="text1"/>
          <w:kern w:val="0"/>
          <w:lang w:val="en-GB" w:eastAsia="en-GB"/>
          <w14:ligatures w14:val="none"/>
        </w:rPr>
      </w:pPr>
      <w:r>
        <w:rPr>
          <w:rFonts w:ascii="Times New Roman" w:eastAsia="Times New Roman" w:hAnsi="Times New Roman" w:cs="Times New Roman"/>
          <w:color w:val="000000" w:themeColor="text1"/>
          <w:kern w:val="0"/>
          <w:lang w:val="en-GB" w:eastAsia="en-GB"/>
          <w14:ligatures w14:val="none"/>
        </w:rPr>
        <w:t>So, dear Fortuna, what will it be — heads or tails?</w:t>
      </w:r>
    </w:p>
    <w:bookmarkEnd w:id="1"/>
    <w:p w14:paraId="26FCD5D8" w14:textId="27E8A8A0" w:rsidR="00516209" w:rsidRDefault="00516209" w:rsidP="00730726">
      <w:pPr>
        <w:spacing w:after="0" w:line="240" w:lineRule="auto"/>
        <w:rPr>
          <w:rFonts w:ascii="Times New Roman" w:eastAsia="Times New Roman" w:hAnsi="Times New Roman" w:cs="Times New Roman"/>
          <w:color w:val="000000" w:themeColor="text1"/>
          <w:kern w:val="0"/>
          <w:lang w:val="en-GB" w:eastAsia="en-GB"/>
          <w14:ligatures w14:val="none"/>
        </w:rPr>
      </w:pPr>
    </w:p>
    <w:sectPr w:rsidR="00516209">
      <w:footerReference w:type="even" r:id="rId8"/>
      <w:footerReference w:type="default" r:id="rId9"/>
      <w:footerReference w:type="first" r:id="rId10"/>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7504E" w14:textId="77777777" w:rsidR="005A3E1C" w:rsidRDefault="005A3E1C">
      <w:r>
        <w:separator/>
      </w:r>
    </w:p>
  </w:endnote>
  <w:endnote w:type="continuationSeparator" w:id="0">
    <w:p w14:paraId="37A9121D" w14:textId="77777777" w:rsidR="005A3E1C" w:rsidRDefault="005A3E1C">
      <w:r>
        <w:continuationSeparator/>
      </w:r>
    </w:p>
  </w:endnote>
  <w:endnote w:id="1">
    <w:p w14:paraId="16BC13D9"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{"citationID":"9SFUEJPW","properties":{"formattedCitation":"The Awl, \\uc0\\u8216{}Our Obsession with the Word \\uc0\\u8220{}Random\\uc0\\u8221{}: Fear of a Millennial Planet\\uc0\\u8217{}, The Awl, accessed 22 March 2026, https://www.theawl.com/2011/03/our-obsession-with-the-word-random-fear-of-a-millennial-planet/.","plainCitation":"The Awl, ‘Our Obsession with the Word “Random”: Fear of a Millennial Planet’, The Awl, accessed 22 March 2026, https://www.theawl.com/2011/03/our-obsession-with-the-word-random-fear-of-a-millennial-planet/.","noteIndex":1},"citationItems":[{"id":732,"uris":["http://zotero.org/users/18087986/items/3EBU6DXS"],"itemData":{"id":732,"type":"webpage","abstract":"by Paul HiebertFor a while now, something has been bothering me. It’s not particularly menacing or sinister, just annoying and unavoidable. It’s a word, and I see it in the comments section of YouTube videos and hear  ...","citation-key":"awlOurObsessionWord","container-title":"The Awl","language":"en","title":"Our Obsession with the Word \"Random\": Fear of a Millennial Planet","title-short":"Our Obsession with the Word \"Random\"","URL":"https://www.theawl.com/2011/03/our-obsession-with-the-word-random-fear-of-a-millennial-planet/","author":[{"family":"Awl","given":"The"}],"accessed":{"date-parts":[["2026",3,22]]}}}],"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The Awl, ‘Our Obsession with the Word “Random”: Fear of a Millennial Planet’, The Awl, accessed 22 March 2026, https://www.theawl.com/2011/03/our-obsession-with-the-word-random-fear-of-a-millennial-planet/.</w:t>
      </w:r>
      <w:r w:rsidRPr="00730726">
        <w:rPr>
          <w:rFonts w:ascii="Aptos" w:hAnsi="Aptos"/>
          <w:sz w:val="22"/>
          <w:szCs w:val="22"/>
          <w:lang w:val="en-GB"/>
        </w:rPr>
        <w:fldChar w:fldCharType="end"/>
      </w:r>
    </w:p>
  </w:endnote>
  <w:endnote w:id="2">
    <w:p w14:paraId="485224ED"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{"citationID":"UFEnC32O","properties":{"formattedCitation":"\\uc0\\u8216{}random\\uc0\\u8217{}, {\\i{}Wiktionary, the Free Dictionary}, 20 January 2026, https://en.wiktionary.org/w/index.php?title=random&amp;oldid=89268762.","plainCitation":"‘random’, Wiktionary, the Free Dictionary, 20 January 2026, https://en.wiktionary.org/w/index.php?title=random&amp;oldid=89268762.","noteIndex":2},"citationItems":[{"id":612,"uris":["http://zotero.org/users/18087986/items/MP8KWKXA"],"itemData":{"id":612,"type":"entry-dictionary","citation-key":"Random2026","container-title":"Wiktionary, the free dictionary","language":"en","license":"Creative Commons Attribution-ShareAlike License","note":"Page Version ID: 89268762","source":"Wiktionary","title":"random","URL":"https://en.wiktionary.org/w/index.php?title=random&amp;oldid=89268762","accessed":{"date-parts":[["2026",2,15]]},"issued":{"date-parts":[["2026",1,20]]}}}],"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‘random’, </w:t>
      </w:r>
      <w:r w:rsidRPr="00730726">
        <w:rPr>
          <w:rFonts w:ascii="Aptos" w:hAnsi="Aptos" w:cs="Times New Roman"/>
          <w:i/>
          <w:iCs/>
          <w:kern w:val="0"/>
          <w:sz w:val="22"/>
          <w:szCs w:val="22"/>
          <w:lang w:val="en-GB"/>
        </w:rPr>
        <w:t>Wiktionary, the Free Dictionary</w:t>
      </w:r>
      <w:r w:rsidRPr="00730726">
        <w:rPr>
          <w:rFonts w:ascii="Aptos" w:hAnsi="Aptos" w:cs="Times New Roman"/>
          <w:kern w:val="0"/>
          <w:sz w:val="22"/>
          <w:szCs w:val="22"/>
          <w:lang w:val="en-GB"/>
        </w:rPr>
        <w:t>, 20 January 2026, https://en.wiktionary.org/w/index.php?title=random&amp;oldid=89268762.</w:t>
      </w:r>
      <w:r w:rsidRPr="00730726">
        <w:rPr>
          <w:rFonts w:ascii="Aptos" w:hAnsi="Aptos"/>
          <w:sz w:val="22"/>
          <w:szCs w:val="22"/>
          <w:lang w:val="en-GB"/>
        </w:rPr>
        <w:fldChar w:fldCharType="end"/>
      </w:r>
    </w:p>
  </w:endnote>
  <w:endnote w:id="3">
    <w:p w14:paraId="0F7241DA" w14:textId="77777777" w:rsidR="00C87730" w:rsidRDefault="00000000">
      <w:pPr>
        <w:pStyle w:val="EndnoteText"/>
        <w:spacing w:after="120"/>
        <w:rPr>
          <w:rFonts w:ascii="Aptos" w:hAnsi="Aptos" w:cs="Times New Roman"/>
          <w:kern w:val="0"/>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00C87730"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{"citationID":"dkRUgGxt","properties":{"formattedCitation":"\\uc0\\u8216{}Hazard - Etymology, Origin &amp; Meaning\\uc0\\u8217{}, Etymonline, accessed 29 March 2026, https://www.etymonline.com/word/hazard; Dick Higgins, \\uc0\\u8216{}Boredom and Danger\\uc0\\u8217{}, {\\i{}Something Else Press Newsletter} 1, no. 9 (December 1968); Branden Wayne Joseph, {\\i{}Experimentations: John Cage in Music, Art, and Architecture} (New York London: Bloomsbury, 2016), 134.","plainCitation":"‘Hazard - Etymology, Origin &amp; Meaning’, Etymonline, accessed 29 March 2026, https://www.etymonline.com/word/hazard; Dick Higgins, ‘Boredom and Danger’, Something Else Press Newsletter 1, no. 9 (December 1968); Branden Wayne Joseph, Experimentations: John Cage in Music, Art, and Architecture (New York London: Bloomsbury, 2016), 134.","dontUpdate":true,"noteIndex":3},"citationItems":[{"id":765,"uris":["http://zotero.org/users/18087986/items/IGDERDY7"],"itemData":{"id":765,"type":"webpage","abstract":"\"game of chance played with dice,\" also \"a throw of six in dice\" (12c.), of uncertain… See origin and meaning of hazard.","citation-key":"HazardEtymologyOrigin","container-title":"etymonline","language":"en-US","title":"Hazard - Etymology, Origin &amp; Meaning","URL":"https://www.etymonline.com/word/hazard","accessed":{"date-parts":[["2026",3,29]]}}},{"id":739,"uris":["http://zotero.org/users/18087986/items/S7ZLTPXU"],"itemData":{"id":739,"type":"article-journal","citation-key":"zotero-item-739","container-title":"Something Else Press Newsletter","issue":"9","publisher":"Something Else Press","title":"Boredom and Danger","volume":"1","author":[{"family":"Higgins","given":"Dick"}],"issued":{"date-parts":[["1968",12]]}}},{"id":680,"uris":["http://zotero.org/users/18087986/items/LNHMBH5C"],"itemData":{"id":680,"type":"book","citation-key":"josephExperimentationsJohnCage2016","ISBN":"978-1-5013-0640-2","language":"eng","publisher":"Bloomsbury","publisher-place":"New York London","source":"BnF ISBN","title":"Experimentations: John Cage in music, art, and architecture","title-short":"Experimentations","author":[{"family":"Joseph","given":"Branden Wayne"}],"issued":{"date-parts":[["2016"]]}},"locator":"134","label":"page"}],"schema":"https://github.com/citation-style-language/schema/raw/master/csl-citation.json"}</w:instrText>
      </w:r>
      <w:r w:rsidR="00C87730"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‘Hazard - Etymology, Origin &amp; Meaning’, Etymonline, accessed 29 March 2026, https://www.etymonline.com/word/hazard; </w:t>
      </w:r>
    </w:p>
    <w:p w14:paraId="125F81AD" w14:textId="32B78B18" w:rsidR="00885C34" w:rsidRPr="00730726" w:rsidRDefault="00C87730">
      <w:pPr>
        <w:pStyle w:val="EndnoteText"/>
        <w:spacing w:after="120"/>
        <w:rPr>
          <w:rFonts w:ascii="Aptos" w:hAnsi="Aptos"/>
          <w:sz w:val="22"/>
          <w:szCs w:val="22"/>
          <w:lang w:val="en-GB"/>
        </w:rPr>
      </w:pPr>
      <w:r>
        <w:rPr>
          <w:rFonts w:ascii="Aptos" w:hAnsi="Aptos" w:cs="Times New Roman"/>
          <w:kern w:val="0"/>
          <w:sz w:val="22"/>
          <w:szCs w:val="22"/>
          <w:lang w:val="en-GB"/>
        </w:rPr>
        <w:t>S</w:t>
      </w:r>
      <w:r w:rsidRPr="00730726">
        <w:rPr>
          <w:rFonts w:ascii="Aptos" w:hAnsi="Aptos" w:cs="Times New Roman"/>
          <w:kern w:val="0"/>
          <w:sz w:val="22"/>
          <w:szCs w:val="22"/>
          <w:lang w:val="en-GB"/>
        </w:rPr>
        <w:t xml:space="preserve">ee also Dick Higgins, ‘Boredom and Danger’, </w:t>
      </w:r>
      <w:r w:rsidRPr="00730726">
        <w:rPr>
          <w:rFonts w:ascii="Aptos" w:hAnsi="Aptos" w:cs="Times New Roman"/>
          <w:i/>
          <w:iCs/>
          <w:kern w:val="0"/>
          <w:sz w:val="22"/>
          <w:szCs w:val="22"/>
          <w:lang w:val="en-GB"/>
        </w:rPr>
        <w:t>Something Else Press Newsletter</w:t>
      </w:r>
      <w:r w:rsidRPr="00730726">
        <w:rPr>
          <w:rFonts w:ascii="Aptos" w:hAnsi="Aptos" w:cs="Times New Roman"/>
          <w:kern w:val="0"/>
          <w:sz w:val="22"/>
          <w:szCs w:val="22"/>
          <w:lang w:val="en-GB"/>
        </w:rPr>
        <w:t xml:space="preserve"> 1, no. 9 (December 1968), </w:t>
      </w:r>
      <w:r w:rsidRPr="00730726">
        <w:rPr>
          <w:rFonts w:ascii="Aptos" w:hAnsi="Aptos"/>
          <w:sz w:val="22"/>
          <w:szCs w:val="22"/>
          <w:lang w:val="en-GB"/>
        </w:rPr>
        <w:t xml:space="preserve">where Higgins plays on the link between hazard and danger to extend the chance operations he encountered in </w:t>
      </w:r>
      <w:r w:rsidRPr="00730726">
        <w:rPr>
          <w:rStyle w:val="whitespace-normal"/>
          <w:rFonts w:ascii="Aptos" w:hAnsi="Aptos"/>
          <w:sz w:val="22"/>
          <w:szCs w:val="22"/>
          <w:lang w:val="en-GB"/>
        </w:rPr>
        <w:t>John Cage</w:t>
      </w:r>
      <w:r w:rsidRPr="00730726">
        <w:rPr>
          <w:rFonts w:ascii="Aptos" w:hAnsi="Aptos"/>
          <w:sz w:val="22"/>
          <w:szCs w:val="22"/>
          <w:lang w:val="en-GB"/>
        </w:rPr>
        <w:t>’s classes at the New School in the late 1950s; and</w:t>
      </w:r>
      <w:r w:rsidRPr="00730726">
        <w:rPr>
          <w:rFonts w:ascii="Aptos" w:hAnsi="Aptos" w:cs="Times New Roman"/>
          <w:kern w:val="0"/>
          <w:sz w:val="22"/>
          <w:szCs w:val="22"/>
          <w:lang w:val="en-GB"/>
        </w:rPr>
        <w:t xml:space="preserve">; Branden Wayne Joseph, </w:t>
      </w:r>
      <w:bookmarkStart w:id="18" w:name="_Hlk2256830131"/>
      <w:r w:rsidRPr="00730726">
        <w:rPr>
          <w:rFonts w:ascii="Aptos" w:hAnsi="Aptos" w:cs="Times New Roman"/>
          <w:i/>
          <w:iCs/>
          <w:kern w:val="0"/>
          <w:sz w:val="22"/>
          <w:szCs w:val="22"/>
          <w:lang w:val="en-GB"/>
        </w:rPr>
        <w:t>Experimentations: John Cage in Music, Art, and Architecture</w:t>
      </w:r>
      <w:r w:rsidRPr="00730726">
        <w:rPr>
          <w:rFonts w:ascii="Aptos" w:hAnsi="Aptos" w:cs="Times New Roman"/>
          <w:kern w:val="0"/>
          <w:sz w:val="22"/>
          <w:szCs w:val="22"/>
          <w:lang w:val="en-GB"/>
        </w:rPr>
        <w:t xml:space="preserve"> (New York London: Bloomsbury, 2016), 134.</w:t>
      </w:r>
      <w:r w:rsidRPr="00730726">
        <w:rPr>
          <w:rFonts w:ascii="Aptos" w:hAnsi="Aptos"/>
          <w:sz w:val="22"/>
          <w:szCs w:val="22"/>
          <w:lang w:val="en-GB"/>
        </w:rPr>
        <w:fldChar w:fldCharType="end"/>
      </w:r>
      <w:bookmarkEnd w:id="18"/>
    </w:p>
  </w:endnote>
  <w:endnote w:id="4">
    <w:p w14:paraId="74FE7AB3"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{"citationID":"4E2myQSQ","properties":{"formattedCitation":"Eliot Weinberger, \\uc0\\u8216{}What Is the I Ching?\\uc0\\u8217{}, {\\i{}The New York Review of Books}, 25 February 2016, https://www.nybooks.com/articles/2016/02/25/what-is-the-i-ching/.","plainCitation":"Eliot Weinberger, ‘What Is the I Ching?’, The New York Review of Books, 25 February 2016, https://www.nybooks.com/articles/2016/02/25/what-is-the-i-ching/.","noteIndex":4},"citationItems":[{"id":656,"uris":["http://zotero.org/users/18087986/items/3CKB6N2J"],"itemData":{"id":656,"type":"article-magazine","abstract":"The I Ching has served for thousands of years as a philosophical taxonomy of the universe, a guide to an ethical life, a manual for rulers, and an oracle","citation-key":"weinbergerWhatChing2016","container-title":"The New York Review of Books","ISSN":"0028-7504","issue":"3","language":"en","source":"www.nybooks.com","title":"What Is the I Ching?","URL":"https://www.nybooks.com/articles/2016/02/25/what-is-the-i-ching/","volume":"63","author":[{"family":"Weinberger","given":"Eliot"}],"accessed":{"date-parts":[["2026",2,24]]},"issued":{"date-parts":[["2016",2,25]]}}}],"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Eliot Weinberger, ‘What Is the I Ching?’, </w:t>
      </w:r>
      <w:r w:rsidRPr="00730726">
        <w:rPr>
          <w:rFonts w:ascii="Aptos" w:hAnsi="Aptos" w:cs="Times New Roman"/>
          <w:i/>
          <w:iCs/>
          <w:kern w:val="0"/>
          <w:sz w:val="22"/>
          <w:szCs w:val="22"/>
          <w:lang w:val="en-GB"/>
        </w:rPr>
        <w:t>The New York Review of Books</w:t>
      </w:r>
      <w:r w:rsidRPr="00730726">
        <w:rPr>
          <w:rFonts w:ascii="Aptos" w:hAnsi="Aptos" w:cs="Times New Roman"/>
          <w:kern w:val="0"/>
          <w:sz w:val="22"/>
          <w:szCs w:val="22"/>
          <w:lang w:val="en-GB"/>
        </w:rPr>
        <w:t>, 25 February 2016, https://www.nybooks.com/articles/2016/02/25/what-is-the-i-ching/.</w:t>
      </w:r>
      <w:r w:rsidRPr="00730726">
        <w:rPr>
          <w:rFonts w:ascii="Aptos" w:hAnsi="Aptos"/>
          <w:sz w:val="22"/>
          <w:szCs w:val="22"/>
          <w:lang w:val="en-GB"/>
        </w:rPr>
        <w:fldChar w:fldCharType="end"/>
      </w:r>
    </w:p>
  </w:endnote>
  <w:endnote w:id="5">
    <w:p w14:paraId="61B60F59"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{"citationID":"2QCthxyS","properties":{"formattedCitation":"Ibid.","plainCitation":"Ibid.","noteIndex":5},"citationItems":[{"id":656,"uris":["http://zotero.org/users/18087986/items/3CKB6N2J"],"itemData":{"id":656,"type":"article-magazine","abstract":"The I Ching has served for thousands of years as a philosophical taxonomy of the universe, a guide to an ethical life, a manual for rulers, and an oracle","citation-key":"weinbergerWhatChing2016","container-title":"The New York Review of Books","ISSN":"0028-7504","issue":"3","language":"en","source":"www.nybooks.com","title":"What Is the I Ching?","URL":"https://www.nybooks.com/articles/2016/02/25/what-is-the-i-ching/","volume":"63","author":[{"family":"Weinberger","given":"Eliot"}],"accessed":{"date-parts":[["2026",2,24]]},"issued":{"date-parts":[["2016",2,25]]}}}],"schema":"https://github.com/citation-style-language/schema/raw/master/csl-citation.json"}</w:instrText>
      </w:r>
      <w:r w:rsidRPr="00730726">
        <w:rPr>
          <w:rFonts w:ascii="Aptos" w:hAnsi="Aptos"/>
          <w:sz w:val="22"/>
          <w:szCs w:val="22"/>
          <w:lang w:val="en-GB"/>
        </w:rPr>
        <w:fldChar w:fldCharType="separate"/>
      </w:r>
      <w:r w:rsidRPr="00730726">
        <w:rPr>
          <w:rFonts w:ascii="Aptos" w:hAnsi="Aptos"/>
          <w:sz w:val="22"/>
          <w:szCs w:val="22"/>
          <w:lang w:val="en-GB"/>
        </w:rPr>
        <w:t>Ibid.</w:t>
      </w:r>
      <w:r w:rsidRPr="00730726">
        <w:rPr>
          <w:rFonts w:ascii="Aptos" w:hAnsi="Aptos"/>
          <w:sz w:val="22"/>
          <w:szCs w:val="22"/>
          <w:lang w:val="en-GB"/>
        </w:rPr>
        <w:fldChar w:fldCharType="end"/>
      </w:r>
    </w:p>
  </w:endnote>
  <w:endnote w:id="6">
    <w:p w14:paraId="2077BFF2" w14:textId="3F143E76"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{"citationID":"jGY55oTk","properties":{"formattedCitation":"\\uc0\\u8216{}Bob Dylan Talking by Joseph Haas\\uc0\\u8217{}, accessed 24 February 2026, https://www.interferenza.com/bcs/interw/65-nov26.htm.","plainCitation":"‘Bob Dylan Talking by Joseph Haas’, accessed 24 February 2026, https://www.interferenza.com/bcs/interw/65-nov26.htm.","noteIndex":6},"citationItems":[{"id":658,"uris":["http://zotero.org/users/18087986/items/85MZEZMR"],"itemData":{"id":658,"type":"webpage","citation-key":"BobDylanTalking","title":"Bob Dylan Talking by Joseph Haas","URL":"https://www.interferenza.com/bcs/interw/65-nov26.htm","accessed":{"date-parts":[["2026",2,24]]}}}],"schema":"https://github.com/citation-style-language/schema/raw/master/csl-citation.json"}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w:t>
      </w:r>
      <w:r w:rsidRPr="00730726">
        <w:rPr>
          <w:rFonts w:ascii="Aptos" w:hAnsi="Aptos"/>
          <w:sz w:val="22"/>
          <w:szCs w:val="22"/>
          <w:lang w:val="en-GB"/>
        </w:rPr>
        <w:t xml:space="preserve"> To give an impression of its wide reach at the time, </w:t>
      </w:r>
      <w:r w:rsidR="00A2553E" w:rsidRPr="00730726">
        <w:rPr>
          <w:rFonts w:ascii="Aptos" w:hAnsi="Aptos"/>
          <w:sz w:val="22"/>
          <w:szCs w:val="22"/>
          <w:lang w:val="en-GB"/>
        </w:rPr>
        <w:t xml:space="preserve">see </w:t>
      </w:r>
      <w:r w:rsidRPr="00730726">
        <w:rPr>
          <w:rFonts w:ascii="Aptos" w:hAnsi="Aptos"/>
          <w:sz w:val="22"/>
          <w:szCs w:val="22"/>
          <w:lang w:val="en-GB"/>
        </w:rPr>
        <w:t xml:space="preserve">Bob Dylan </w:t>
      </w:r>
      <w:r w:rsidR="00A2553E" w:rsidRPr="00730726">
        <w:rPr>
          <w:rFonts w:ascii="Aptos" w:hAnsi="Aptos"/>
          <w:sz w:val="22"/>
          <w:szCs w:val="22"/>
          <w:lang w:val="en-GB"/>
        </w:rPr>
        <w:t xml:space="preserve">discussing </w:t>
      </w:r>
      <w:r w:rsidRPr="00730726">
        <w:rPr>
          <w:rFonts w:ascii="Aptos" w:hAnsi="Aptos"/>
          <w:sz w:val="22"/>
          <w:szCs w:val="22"/>
          <w:lang w:val="en-GB"/>
        </w:rPr>
        <w:t>the I-Ching in a 1965 interview</w:t>
      </w:r>
      <w:r w:rsidR="00A2553E" w:rsidRPr="00730726">
        <w:rPr>
          <w:rFonts w:ascii="Aptos" w:hAnsi="Aptos"/>
          <w:sz w:val="22"/>
          <w:szCs w:val="22"/>
          <w:lang w:val="en-GB"/>
        </w:rPr>
        <w:t>, characterising it</w:t>
      </w:r>
      <w:r w:rsidRPr="00730726">
        <w:rPr>
          <w:rFonts w:ascii="Aptos" w:hAnsi="Aptos"/>
          <w:sz w:val="22"/>
          <w:szCs w:val="22"/>
          <w:lang w:val="en-GB"/>
        </w:rPr>
        <w:t xml:space="preserve"> as a unique carrier of truth amid a general disillusionment  regarding religion and philosophy: “I just don't have any religion or philosophy, I can't say much about any of them. […]  Philosophy can't give me anything that I don't already have. The biggest thing of all, that encompasses it all, is kept back in this country. It's an old Chinese philosophy and religion, it really was one . . . there is a book called the "I-Ching", I'm not trying to push it, I don't want to talk about it, but it's the only thing that is amazingly true, period, not just for me. Anybody would know it. Anybody that ever walks would know it, it's a whole system of finding out things, based on all sorts of things. You don't have to believe in anything to read it, because besides being a great book to believe in, it's also very fantastic poetry." </w:t>
      </w:r>
      <w:r w:rsidRPr="00730726">
        <w:rPr>
          <w:rFonts w:ascii="Aptos" w:hAnsi="Aptos" w:cs="Times New Roman"/>
          <w:kern w:val="0"/>
          <w:sz w:val="22"/>
          <w:szCs w:val="22"/>
          <w:lang w:val="en-GB"/>
        </w:rPr>
        <w:t>Bob Dylan Talking by Joseph Haas’, accessed 24 February 2026, https://www.interferenza.com/bcs/interw/65-nov26.htm.</w:t>
      </w:r>
      <w:r w:rsidRPr="00730726">
        <w:rPr>
          <w:rFonts w:ascii="Aptos" w:hAnsi="Aptos"/>
          <w:sz w:val="22"/>
          <w:szCs w:val="22"/>
          <w:lang w:val="en-GB"/>
        </w:rPr>
        <w:fldChar w:fldCharType="end"/>
      </w:r>
    </w:p>
  </w:endnote>
  <w:endnote w:id="7">
    <w:p w14:paraId="2D0B6EFF"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{"citationID":"HqdveWNU","properties":{"formattedCitation":"John Cage, {\\i{}Silence: Lectures and Writings}, 19. pr (Middletown, Conn: Wesleyan Univ. Press, 2011), 37.","plainCitation":"John Cage, Silence: Lectures and Writings, 19. pr (Middletown, Conn: Wesleyan Univ. Press, 2011), 37.","noteIndex":7},"citationItems":[{"id":581,"uris":["http://zotero.org/users/18087986/items/8IK4RHEB"],"itemData":{"id":581,"type":"book","citation-key":"cageSilenceLecturesWritings2011","edition":"19. pr","ISBN":"978-0-8195-6028-5","language":"eng","number-of-pages":"276","publisher":"Wesleyan Univ. Press","publisher-place":"Middletown, Conn","source":"K10plus ISBN","title":"Silence: lectures and writings","title-short":"Silence","author":[{"family":"Cage","given":"John"}],"issued":{"date-parts":[["2011"]]}},"locator":"37"}],"schema":"https://github.com/citation-style-language/schema/raw/master/csl-citation.json"}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John Cage, </w:t>
      </w:r>
      <w:r w:rsidRPr="00730726">
        <w:rPr>
          <w:rFonts w:ascii="Aptos" w:hAnsi="Aptos" w:cs="Times New Roman"/>
          <w:i/>
          <w:iCs/>
          <w:kern w:val="0"/>
          <w:sz w:val="22"/>
          <w:szCs w:val="22"/>
          <w:lang w:val="en-GB"/>
        </w:rPr>
        <w:t>Silence: Lectures and Writings</w:t>
      </w:r>
      <w:r w:rsidRPr="00730726">
        <w:rPr>
          <w:rFonts w:ascii="Aptos" w:hAnsi="Aptos" w:cs="Times New Roman"/>
          <w:kern w:val="0"/>
          <w:sz w:val="22"/>
          <w:szCs w:val="22"/>
          <w:lang w:val="en-GB"/>
        </w:rPr>
        <w:t>, 19. pr (Middletown, Conn: Wesleyan Univ. Press, 2011), 37.</w:t>
      </w:r>
      <w:r w:rsidRPr="00730726">
        <w:rPr>
          <w:rFonts w:ascii="Aptos" w:hAnsi="Aptos"/>
          <w:sz w:val="22"/>
          <w:szCs w:val="22"/>
          <w:lang w:val="en-GB"/>
        </w:rPr>
        <w:fldChar w:fldCharType="end"/>
      </w:r>
    </w:p>
  </w:endnote>
  <w:endnote w:id="8">
    <w:p w14:paraId="2AADFC70"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{"citationID":"ks6dyp0s","properties":{"formattedCitation":"Ibid., 66.","plainCitation":"Ibid., 66.","noteIndex":8},"citationItems":[{"id":581,"uris":["http://zotero.org/users/18087986/items/8IK4RHEB"],"itemData":{"id":581,"type":"book","citation-key":"cageSilenceLecturesWritings2011","edition":"19. pr","ISBN":"978-0-8195-6028-5","language":"eng","number-of-pages":"276","publisher":"Wesleyan Univ. Press","publisher-place":"Middletown, Conn","source":"K10plus ISBN","title":"Silence: lectures and writings","title-short":"Silence","author":[{"family":"Cage","given":"John"}],"issued":{"date-parts":[["2011"]]}},"locator":"66"}],"schema":"https://github.com/citation-style-language/schema/raw/master/csl-citation.json"}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Ibid., 66.</w:t>
      </w:r>
      <w:r w:rsidRPr="00730726">
        <w:rPr>
          <w:rFonts w:ascii="Aptos" w:hAnsi="Aptos"/>
          <w:sz w:val="22"/>
          <w:szCs w:val="22"/>
          <w:lang w:val="en-GB"/>
        </w:rPr>
        <w:fldChar w:fldCharType="end"/>
      </w:r>
    </w:p>
  </w:endnote>
  <w:endnote w:id="9">
    <w:p w14:paraId="6FBA1952"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{"citationID":"dtP9dzp2","properties":{"formattedCitation":"Ibid., 57\\uc0\\u8211{}61.","plainCitation":"Ibid., 57–61.","noteIndex":9},"citationItems":[{"id":581,"uris":["http://zotero.org/users/18087986/items/8IK4RHEB"],"itemData":{"id":581,"type":"book","citation-key":"cageSilenceLecturesWritings2011","edition":"19. pr","ISBN":"978-0-8195-6028-5","language":"eng","number-of-pages":"276","publisher":"Wesleyan Univ. Press","publisher-place":"Middletown, Conn","source":"K10plus ISBN","title":"Silence: lectures and writings","title-short":"Silence","author":[{"family":"Cage","given":"John"}],"issued":{"date-parts":[["2011"]]}},"locator":"57-61"}],"schema":"https://github.com/citation-style-language/schema/raw/master/csl-citation.json"}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Ibid., 57–61.</w:t>
      </w:r>
      <w:r w:rsidRPr="00730726">
        <w:rPr>
          <w:rFonts w:ascii="Aptos" w:hAnsi="Aptos"/>
          <w:sz w:val="22"/>
          <w:szCs w:val="22"/>
          <w:lang w:val="en-GB"/>
        </w:rPr>
        <w:fldChar w:fldCharType="end"/>
      </w:r>
    </w:p>
  </w:endnote>
  <w:endnote w:id="10">
    <w:p w14:paraId="516A4750"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{"citationID":"q2uTXRK5","properties":{"formattedCitation":"Ibid., 35\\uc0\\u8211{}40.","plainCitation":"Ibid., 35–40.","noteIndex":10},"citationItems":[{"id":581,"uris":["http://zotero.org/users/18087986/items/8IK4RHEB"],"itemData":{"id":581,"type":"book","citation-key":"cageSilenceLecturesWritings2011","edition":"19. pr","ISBN":"978-0-8195-6028-5","language":"eng","number-of-pages":"276","publisher":"Wesleyan Univ. Press","publisher-place":"Middletown, Conn","source":"K10plus ISBN","title":"Silence: lectures and writings","title-short":"Silence","author":[{"family":"Cage","given":"John"}],"issued":{"date-parts":[["2011"]]}},"locator":"35-40"}],"schema":"https://github.com/citation-style-language/schema/raw/master/csl-citation.json"}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Ibid., 35–40.</w:t>
      </w:r>
      <w:r w:rsidRPr="00730726">
        <w:rPr>
          <w:rFonts w:ascii="Aptos" w:hAnsi="Aptos"/>
          <w:sz w:val="22"/>
          <w:szCs w:val="22"/>
          <w:lang w:val="en-GB"/>
        </w:rPr>
        <w:fldChar w:fldCharType="end"/>
      </w:r>
    </w:p>
  </w:endnote>
  <w:endnote w:id="11">
    <w:p w14:paraId="753EB0E2"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{"citationID":"TV1nZiA5","properties":{"formattedCitation":"HMKV Hartware MedienKunstVerein, {\\i{}JOHN CAGE: Imaginary Landscape No. 4}, 2012, 6:42, https://www.youtube.com/watch?v=oPfwrFl1FHM.","plainCitation":"HMKV Hartware MedienKunstVerein, JOHN CAGE: Imaginary Landscape No. 4, 2012, 6:42, https://www.youtube.com/watch?v=oPfwrFl1FHM.","noteIndex":26},"citationItems":[{"id":777,"uris":["http://zotero.org/users/18087986/items/MVYDI9CV"],"itemData":{"id":777,"type":"motion_picture","abstract":"PERFORMANCE\nJohn Cage: Imaginary Landscape No. 4 (March No. 2), 1951\n29 August, 2012","citation-key":"hmkvhartwaremedienkunstvereinJOHNCAGEImaginary2012","dimensions":"6:42","source":"YouTube","title":"JOHN CAGE: Imaginary Landscape No. 4","title-short":"JOHN CAGE","URL":"https://www.youtube.com/watch?v=oPfwrFl1FHM","author":[{"literal":"HMKV Hartware MedienKunstVerein"}],"accessed":{"date-parts":[["2026",4,5]]},"issued":{"date-parts":[["2012",9,7]]}}}],"schema":"https://github.com/citation-style-language/schema/raw/master/csl-citation.json"}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HMKV Hartware MedienKunstVerein, </w:t>
      </w:r>
      <w:r w:rsidRPr="00730726">
        <w:rPr>
          <w:rFonts w:ascii="Aptos" w:hAnsi="Aptos" w:cs="Times New Roman"/>
          <w:i/>
          <w:iCs/>
          <w:kern w:val="0"/>
          <w:sz w:val="22"/>
          <w:szCs w:val="22"/>
          <w:lang w:val="en-GB"/>
        </w:rPr>
        <w:t>JOHN CAGE: Imaginary Landscape No. 4</w:t>
      </w:r>
      <w:r w:rsidRPr="00730726">
        <w:rPr>
          <w:rFonts w:ascii="Aptos" w:hAnsi="Aptos" w:cs="Times New Roman"/>
          <w:kern w:val="0"/>
          <w:sz w:val="22"/>
          <w:szCs w:val="22"/>
          <w:lang w:val="en-GB"/>
        </w:rPr>
        <w:t>, 2012, 6:42, https://www.youtube.com/watch?v=oPfwrFl1FHM.</w:t>
      </w:r>
      <w:r w:rsidRPr="00730726">
        <w:rPr>
          <w:rFonts w:ascii="Aptos" w:hAnsi="Aptos"/>
          <w:sz w:val="22"/>
          <w:szCs w:val="22"/>
          <w:lang w:val="en-GB"/>
        </w:rPr>
        <w:fldChar w:fldCharType="end"/>
      </w:r>
    </w:p>
  </w:endnote>
  <w:endnote w:id="12">
    <w:p w14:paraId="0114D2BB"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{"citationID":"IDCfmmqK","properties":{"formattedCitation":"Jean-S\\uc0\\u233{}bastien No\\uc0\\u235{}l, \\uc0\\u8216{}Luigi Nono: Revolutionary Experiences and American Networks\\uc0\\u8217{}, {\\i{}Transatlantic Cultures}, 2019, https://transatlantic-cultures.org/es/catalog/luigi-nono-geographies-transatlantiques.","plainCitation":"Jean-Sébastien Noël, ‘Luigi Nono: Revolutionary Experiences and American Networks’, Transatlantic Cultures, 2019, https://transatlantic-cultures.org/es/catalog/luigi-nono-geographies-transatlantiques.","noteIndex":11},"citationItems":[{"id":662,"uris":["http://zotero.org/users/18087986/items/HQBRYK2C"],"itemData":{"id":662,"type":"article-journal","abstract":"During his travels in Latin America and the United States, the composer and Communist activist Luigi Nono forged intense ties with artistic, intellectual, and political circles, reflecting the ideological issues of the Cold War and contributing to the circulation of aesthetic and technical innovations.","citation-key":"noelLuigiNonoRevolutionary2019","container-title":"Transatlantic Cultures","ISSN":"0000-0000","language":"en","source":"transatlantic-cultures.org","title":"Luigi Nono: Revolutionary Experiences and American Networks","title-short":"Luigi Nono","URL":"https://transatlantic-cultures.org/es/catalog/luigi-nono-geographies-transatlantiques","author":[{"family":"Noël","given":"Jean-Sébastien"}],"accessed":{"date-parts":[["2026",2,24]]},"issued":{"date-parts":[["2019"]]}}}],"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Jean-Sébastien Noël, ‘Luigi Nono: Revolutionary Experiences and American Networks’, </w:t>
      </w:r>
      <w:r w:rsidRPr="00730726">
        <w:rPr>
          <w:rFonts w:ascii="Aptos" w:hAnsi="Aptos" w:cs="Times New Roman"/>
          <w:i/>
          <w:iCs/>
          <w:kern w:val="0"/>
          <w:sz w:val="22"/>
          <w:szCs w:val="22"/>
          <w:lang w:val="en-GB"/>
        </w:rPr>
        <w:t>Transatlantic Cultures</w:t>
      </w:r>
      <w:r w:rsidRPr="00730726">
        <w:rPr>
          <w:rFonts w:ascii="Aptos" w:hAnsi="Aptos" w:cs="Times New Roman"/>
          <w:kern w:val="0"/>
          <w:sz w:val="22"/>
          <w:szCs w:val="22"/>
          <w:lang w:val="en-GB"/>
        </w:rPr>
        <w:t>, 2019, https://transatlantic-cultures.org/es/catalog/luigi-nono-geographies-transatlantiques.</w:t>
      </w:r>
      <w:r w:rsidRPr="00730726">
        <w:rPr>
          <w:rFonts w:ascii="Aptos" w:hAnsi="Aptos"/>
          <w:sz w:val="22"/>
          <w:szCs w:val="22"/>
          <w:lang w:val="en-GB"/>
        </w:rPr>
        <w:fldChar w:fldCharType="end"/>
      </w:r>
    </w:p>
  </w:endnote>
  <w:endnote w:id="13">
    <w:p w14:paraId="16E4F061"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{"citationID":"4kbWPHr1","properties":{"formattedCitation":"William Duckworth et al., {\\i{}Talking Music: Conversations with John Cage, Philip Glass, Laurie Anderson and Five Generations of American Experimental Composers} (New York: Da Capo press, 1999), 14\\uc0\\u8211{}15.","plainCitation":"William Duckworth et al., Talking Music: Conversations with John Cage, Philip Glass, Laurie Anderson and Five Generations of American Experimental Composers (New York: Da Capo press, 1999), 14–15.","noteIndex":12},"citationItems":[{"id":605,"uris":["http://zotero.org/users/18087986/items/QXD9SQXV"],"itemData":{"id":605,"type":"book","call-number":"78","citation-key":"duckworthTalkingMusicConversations1999","ISBN":"978-0-306-80893-7","language":"eng","publisher":"Da Capo press","publisher-place":"New York","source":"BnF ISBN","title":"Talking music: conversations with John Cage, Philip Glass, Laurie Anderson and five generations of American experimental composers","title-short":"Talking music","author":[{"family":"Duckworth","given":"William"},{"family":"Cage","given":"John"},{"family":"Glass","given":"Philip"},{"family":"Anderson","given":"Laurie"}],"issued":{"date-parts":[["1999"]]}},"locator":"14-15"}],"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William Duckworth et al., </w:t>
      </w:r>
      <w:r w:rsidRPr="00730726">
        <w:rPr>
          <w:rFonts w:ascii="Aptos" w:hAnsi="Aptos" w:cs="Times New Roman"/>
          <w:i/>
          <w:iCs/>
          <w:kern w:val="0"/>
          <w:sz w:val="22"/>
          <w:szCs w:val="22"/>
          <w:lang w:val="en-GB"/>
        </w:rPr>
        <w:t>Talking Music: Conversations with John Cage, Philip Glass, Laurie Anderson and Five Generations of American Experimental Composers</w:t>
      </w:r>
      <w:r w:rsidRPr="00730726">
        <w:rPr>
          <w:rFonts w:ascii="Aptos" w:hAnsi="Aptos" w:cs="Times New Roman"/>
          <w:kern w:val="0"/>
          <w:sz w:val="22"/>
          <w:szCs w:val="22"/>
          <w:lang w:val="en-GB"/>
        </w:rPr>
        <w:t xml:space="preserve"> (New York: Da Capo press, 1999), 14–15.</w:t>
      </w:r>
      <w:r w:rsidRPr="00730726">
        <w:rPr>
          <w:rFonts w:ascii="Aptos" w:hAnsi="Aptos"/>
          <w:sz w:val="22"/>
          <w:szCs w:val="22"/>
          <w:lang w:val="en-GB"/>
        </w:rPr>
        <w:fldChar w:fldCharType="end"/>
      </w:r>
    </w:p>
  </w:endnote>
  <w:endnote w:id="14">
    <w:p w14:paraId="67E685AA"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{"citationID":"t1CLMlb2","properties":{"formattedCitation":"Tristan Tzara, {\\i{}Seven Dada Manifestos and Lampisteries} (Riverrun Press, 1981), 39.","plainCitation":"Tristan Tzara, Seven Dada Manifestos and Lampisteries (Riverrun Press, 1981), 39.","noteIndex":13},"citationItems":[{"id":744,"uris":["http://zotero.org/users/18087986/items/ER3FNABL"],"itemData":{"id":744,"type":"book","citation-key":"dada-manifestos-tzara","ISBN":"978-0-7145-3762-7","publisher":"Riverrun Press","title":"Seven Dada Manifestos and Lampisteries","author":[{"family":"Tzara","given":"Tristan"}],"issued":{"date-parts":[["1981",10,1]]}},"locator":"39"}],"schema":"https://github.com/citation-style-language/schema/raw/master/csl-citation.json"}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Tristan Tzara, </w:t>
      </w:r>
      <w:r w:rsidRPr="00730726">
        <w:rPr>
          <w:rFonts w:ascii="Aptos" w:hAnsi="Aptos" w:cs="Times New Roman"/>
          <w:i/>
          <w:iCs/>
          <w:kern w:val="0"/>
          <w:sz w:val="22"/>
          <w:szCs w:val="22"/>
          <w:lang w:val="en-GB"/>
        </w:rPr>
        <w:t>Seven Dada Manifestos and Lampisteries</w:t>
      </w:r>
      <w:r w:rsidRPr="00730726">
        <w:rPr>
          <w:rFonts w:ascii="Aptos" w:hAnsi="Aptos" w:cs="Times New Roman"/>
          <w:kern w:val="0"/>
          <w:sz w:val="22"/>
          <w:szCs w:val="22"/>
          <w:lang w:val="en-GB"/>
        </w:rPr>
        <w:t xml:space="preserve"> (Riverrun Press, 1981), 39.</w:t>
      </w:r>
      <w:r w:rsidRPr="00730726">
        <w:rPr>
          <w:rFonts w:ascii="Aptos" w:hAnsi="Aptos"/>
          <w:sz w:val="22"/>
          <w:szCs w:val="22"/>
          <w:lang w:val="en-GB"/>
        </w:rPr>
        <w:fldChar w:fldCharType="end"/>
      </w:r>
    </w:p>
  </w:endnote>
  <w:endnote w:id="15">
    <w:p w14:paraId="11A2BA97"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“The promise of Dada nomination was an epistemological and ontological investigation practiced collectively to obviate or disrupt the social discourses and logic that the dadaists held accountable for a social order which had produced the disastrous Great War. Thus extant language and ideologies, as well as their means of production and distribution, were for many of the dadaists a priori systems that needed to be “staked out” as a territory in the cultural field where their meaning could be disrupted or suspended.”,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{"citationID":"CVqOk6BX","properties":{"formattedCitation":"Timothy O. Benson, \\uc0\\u8216{}The Dada Text and the Landscape of War\\uc0\\u8217{}, {\\i{}Dada/Surrealism} 23 (July 2020): 6, https://doi.org/10.17077/0084-9537.1358.","plainCitation":"Timothy O. Benson, ‘The Dada Text and the Landscape of War’, Dada/Surrealism 23 (July 2020): 6, https://doi.org/10.17077/0084-9537.1358.","noteIndex":14},"citationItems":[{"id":735,"uris":["http://zotero.org/users/18087986/items/BAAUV743"],"itemData":{"id":735,"type":"article-journal","citation-key":"bensonDadaTextLandscape2020","container-title":"Dada/Surrealism","DOI":"10.17077/0084-9537.1358","ISSN":"0084-9537, 2372-6725","journalAbbreviation":"Dada/Surrealism","language":"en","page":"3","source":"DOI.org (Crossref)","title":"The Dada Text and the Landscape of War","volume":"23","author":[{"family":"Benson","given":"Timothy O."}],"issued":{"date-parts":[["2020",7,10]]}},"locator":"6"}],"schema":"https://github.com/citation-style-language/schema/raw/master/csl-citation.json"}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Timothy O. Benson, ‘The Dada Text and the Landscape of War’, </w:t>
      </w:r>
      <w:r w:rsidRPr="00730726">
        <w:rPr>
          <w:rFonts w:ascii="Aptos" w:hAnsi="Aptos" w:cs="Times New Roman"/>
          <w:i/>
          <w:iCs/>
          <w:kern w:val="0"/>
          <w:sz w:val="22"/>
          <w:szCs w:val="22"/>
          <w:lang w:val="en-GB"/>
        </w:rPr>
        <w:t>Dada/Surrealism</w:t>
      </w:r>
      <w:r w:rsidRPr="00730726">
        <w:rPr>
          <w:rFonts w:ascii="Aptos" w:hAnsi="Aptos" w:cs="Times New Roman"/>
          <w:kern w:val="0"/>
          <w:sz w:val="22"/>
          <w:szCs w:val="22"/>
          <w:lang w:val="en-GB"/>
        </w:rPr>
        <w:t xml:space="preserve"> 23 (July 2020): 6, https://doi.org/10.17077/0084-9537.1358.</w:t>
      </w:r>
      <w:r w:rsidRPr="00730726">
        <w:rPr>
          <w:rFonts w:ascii="Aptos" w:hAnsi="Aptos"/>
          <w:sz w:val="22"/>
          <w:szCs w:val="22"/>
          <w:lang w:val="en-GB"/>
        </w:rPr>
        <w:fldChar w:fldCharType="end"/>
      </w:r>
    </w:p>
  </w:endnote>
  <w:endnote w:id="16">
    <w:p w14:paraId="2ADCFD56"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{"citationID":"JwH26H0K","properties":{"formattedCitation":"Richard Murphy, {\\i{}Theorizing the Avant-Garde: Modernism, Expressionism, and the Problem of Postmodernity}, Literature, Culture, Theory 32 (Cambridge: Cambridge Univ. Press, 2003), 7.","plainCitation":"Richard Murphy, Theorizing the Avant-Garde: Modernism, Expressionism, and the Problem of Postmodernity, Literature, Culture, Theory 32 (Cambridge: Cambridge Univ. Press, 2003), 7.","noteIndex":15},"citationItems":[{"id":608,"uris":["http://zotero.org/users/18087986/items/SPCMDY3V"],"itemData":{"id":608,"type":"book","citation-key":"murphyTheorizingAvantgardeModernism2003","collection-number":"32","collection-title":"Literature, culture, theory","ISBN":"978-0-521-64869-1","language":"eng","number-of-pages":"325","publisher":"Cambridge Univ. Press","publisher-place":"Cambridge","source":"K10plus ISBN","title":"Theorizing the avant-garde: modernism, expressionism, and the problem of postmodernity","title-short":"Theorizing the avant-garde","author":[{"family":"Murphy","given":"Richard"}],"issued":{"date-parts":[["2003"]]}},"locator":"7"}],"schema":"https://github.com/citation-style-language/schema/raw/master/csl-citation.json"}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Richard Murphy, </w:t>
      </w:r>
      <w:r w:rsidRPr="00730726">
        <w:rPr>
          <w:rFonts w:ascii="Aptos" w:hAnsi="Aptos" w:cs="Times New Roman"/>
          <w:i/>
          <w:iCs/>
          <w:kern w:val="0"/>
          <w:sz w:val="22"/>
          <w:szCs w:val="22"/>
          <w:lang w:val="en-GB"/>
        </w:rPr>
        <w:t>Theorizing the Avant-Garde: Modernism, Expressionism, and the Problem of Postmodernity</w:t>
      </w:r>
      <w:r w:rsidRPr="00730726">
        <w:rPr>
          <w:rFonts w:ascii="Aptos" w:hAnsi="Aptos" w:cs="Times New Roman"/>
          <w:kern w:val="0"/>
          <w:sz w:val="22"/>
          <w:szCs w:val="22"/>
          <w:lang w:val="en-GB"/>
        </w:rPr>
        <w:t>, Literature, Culture, Theory 32 (Cambridge: Cambridge Univ. Press, 2003), 7.</w:t>
      </w:r>
      <w:r w:rsidRPr="00730726">
        <w:rPr>
          <w:rFonts w:ascii="Aptos" w:hAnsi="Aptos"/>
          <w:sz w:val="22"/>
          <w:szCs w:val="22"/>
          <w:lang w:val="en-GB"/>
        </w:rPr>
        <w:fldChar w:fldCharType="end"/>
      </w:r>
    </w:p>
  </w:endnote>
  <w:endnote w:id="17">
    <w:p w14:paraId="7AEF94D8"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{"citationID":"t2D8UNdP","properties":{"formattedCitation":"Walter Benjamin and Hannah Arendt, {\\i{}Illuminations}, 4. impr (&lt;London&gt;: Fontana, 1982), 217\\uc0\\u8211{}51.","plainCitation":"Walter Benjamin and Hannah Arendt, Illuminations, 4. impr (&lt;London&gt;: Fontana, 1982), 217–51.","noteIndex":16},"citationItems":[{"id":263,"uris":["http://zotero.org/users/18087986/items/RUXR2MRD"],"itemData":{"id":263,"type":"book","citation-key":"benjaminIlluminations1982","edition":"4. impr","ISBN":"978-0-00-633169-8","language":"eng","note":"OCLC: 463168170","publisher":"Fontana","publisher-place":"&lt;London&gt;","source":"Open WorldCat","title":"Illuminations","author":[{"family":"Benjamin","given":"Walter"},{"family":"Arendt","given":"Hannah"}],"issued":{"date-parts":[["1982"]]}},"locator":"217-251","label":"page"}],"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Walter Benjamin and Hannah Arendt, </w:t>
      </w:r>
      <w:r w:rsidRPr="00730726">
        <w:rPr>
          <w:rFonts w:ascii="Aptos" w:hAnsi="Aptos" w:cs="Times New Roman"/>
          <w:i/>
          <w:iCs/>
          <w:kern w:val="0"/>
          <w:sz w:val="22"/>
          <w:szCs w:val="22"/>
          <w:lang w:val="en-GB"/>
        </w:rPr>
        <w:t>Illuminations</w:t>
      </w:r>
      <w:r w:rsidRPr="00730726">
        <w:rPr>
          <w:rFonts w:ascii="Aptos" w:hAnsi="Aptos" w:cs="Times New Roman"/>
          <w:kern w:val="0"/>
          <w:sz w:val="22"/>
          <w:szCs w:val="22"/>
          <w:lang w:val="en-GB"/>
        </w:rPr>
        <w:t>, 4. impr (&lt;London&gt;: Fontana, 1982), 217–51.</w:t>
      </w:r>
      <w:r w:rsidRPr="00730726">
        <w:rPr>
          <w:rFonts w:ascii="Aptos" w:hAnsi="Aptos"/>
          <w:sz w:val="22"/>
          <w:szCs w:val="22"/>
          <w:lang w:val="en-GB"/>
        </w:rPr>
        <w:fldChar w:fldCharType="end"/>
      </w:r>
    </w:p>
  </w:endnote>
  <w:endnote w:id="18">
    <w:p w14:paraId="542E230B"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{"citationID":"gENENaZl","properties":{"formattedCitation":"George Brecht, {\\i{}Chance Imagery} (Something Else Press, 1966), 16\\uc0\\u8211{}17.","plainCitation":"George Brecht, Chance Imagery (Something Else Press, 1966), 16–17.","noteIndex":17},"citationItems":[{"id":24,"uris":["http://zotero.org/users/18087986/items/L9YK9QTC"],"itemData":{"id":24,"type":"book","citation-key":"brechtChanceImagery1966","publisher":"Something Else Press","title":"Chance Imagery","author":[{"family":"Brecht","given":"George"}],"issued":{"date-parts":[["1966"]]}},"locator":"16-17"}],"schema":"https://github.com/citation-style-language/schema/raw/master/csl-citation.json"}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George Brecht, </w:t>
      </w:r>
      <w:r w:rsidRPr="00730726">
        <w:rPr>
          <w:rFonts w:ascii="Aptos" w:hAnsi="Aptos" w:cs="Times New Roman"/>
          <w:i/>
          <w:iCs/>
          <w:kern w:val="0"/>
          <w:sz w:val="22"/>
          <w:szCs w:val="22"/>
          <w:lang w:val="en-GB"/>
        </w:rPr>
        <w:t>Chance Imagery</w:t>
      </w:r>
      <w:r w:rsidRPr="00730726">
        <w:rPr>
          <w:rFonts w:ascii="Aptos" w:hAnsi="Aptos" w:cs="Times New Roman"/>
          <w:kern w:val="0"/>
          <w:sz w:val="22"/>
          <w:szCs w:val="22"/>
          <w:lang w:val="en-GB"/>
        </w:rPr>
        <w:t xml:space="preserve"> (Something Else Press, 1966), 16–17.</w:t>
      </w:r>
      <w:r w:rsidRPr="00730726">
        <w:rPr>
          <w:rFonts w:ascii="Aptos" w:hAnsi="Aptos"/>
          <w:sz w:val="22"/>
          <w:szCs w:val="22"/>
          <w:lang w:val="en-GB"/>
        </w:rPr>
        <w:fldChar w:fldCharType="end"/>
      </w:r>
    </w:p>
  </w:endnote>
  <w:endnote w:id="19">
    <w:p w14:paraId="09035183"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{"citationID":"xS127RIK","properties":{"formattedCitation":"Joseph, {\\i{}Experimentations}, 45\\uc0\\u8211{}47.","plainCitation":"Joseph, Experimentations, 45–47.","noteIndex":18},"citationItems":[{"id":680,"uris":["http://zotero.org/users/18087986/items/LNHMBH5C"],"itemData":{"id":680,"type":"book","citation-key":"josephExperimentationsJohnCage2016","ISBN":"978-1-5013-0640-2","language":"eng","publisher":"Bloomsbury","publisher-place":"New York London","source":"BnF ISBN","title":"Experimentations: John Cage in music, art, and architecture","title-short":"Experimentations","author":[{"family":"Joseph","given":"Branden Wayne"}],"issued":{"date-parts":[["2016"]]}},"locator":"45-47","label":"page"}],"schema":"https://github.com/citation-style-language/schema/raw/master/csl-citation.json"}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Joseph, </w:t>
      </w:r>
      <w:r w:rsidRPr="00730726">
        <w:rPr>
          <w:rFonts w:ascii="Aptos" w:hAnsi="Aptos" w:cs="Times New Roman"/>
          <w:i/>
          <w:iCs/>
          <w:kern w:val="0"/>
          <w:sz w:val="22"/>
          <w:szCs w:val="22"/>
          <w:lang w:val="en-GB"/>
        </w:rPr>
        <w:t>Experimentations</w:t>
      </w:r>
      <w:r w:rsidRPr="00730726">
        <w:rPr>
          <w:rFonts w:ascii="Aptos" w:hAnsi="Aptos" w:cs="Times New Roman"/>
          <w:kern w:val="0"/>
          <w:sz w:val="22"/>
          <w:szCs w:val="22"/>
          <w:lang w:val="en-GB"/>
        </w:rPr>
        <w:t>, 45–47.</w:t>
      </w:r>
      <w:r w:rsidRPr="00730726">
        <w:rPr>
          <w:rFonts w:ascii="Aptos" w:hAnsi="Aptos"/>
          <w:sz w:val="22"/>
          <w:szCs w:val="22"/>
          <w:lang w:val="en-GB"/>
        </w:rPr>
        <w:fldChar w:fldCharType="end"/>
      </w:r>
    </w:p>
  </w:endnote>
  <w:endnote w:id="20">
    <w:p w14:paraId="5F5AD35F"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{"citationID":"pAtazUDe","properties":{"formattedCitation":"Ibid., 51.","plainCitation":"Ibid., 51.","noteIndex":19},"citationItems":[{"id":680,"uris":["http://zotero.org/users/18087986/items/LNHMBH5C"],"itemData":{"id":680,"type":"book","citation-key":"josephExperimentationsJohnCage2016","ISBN":"978-1-5013-0640-2","language":"eng","publisher":"Bloomsbury","publisher-place":"New York London","source":"BnF ISBN","title":"Experimentations: John Cage in music, art, and architecture","title-short":"Experimentations","author":[{"family":"Joseph","given":"Branden Wayne"}],"issued":{"date-parts":[["2016"]]}},"locator":"51"}],"schema":"https://github.com/citation-style-language/schema/raw/master/csl-citation.json"}</w:instrText>
      </w:r>
      <w:r w:rsidRPr="00730726">
        <w:rPr>
          <w:rFonts w:ascii="Aptos" w:hAnsi="Aptos"/>
          <w:sz w:val="22"/>
          <w:szCs w:val="22"/>
          <w:lang w:val="en-GB"/>
        </w:rPr>
        <w:fldChar w:fldCharType="separate"/>
      </w:r>
      <w:r w:rsidRPr="00730726">
        <w:rPr>
          <w:rFonts w:ascii="Aptos" w:hAnsi="Aptos"/>
          <w:sz w:val="22"/>
          <w:szCs w:val="22"/>
          <w:lang w:val="en-GB"/>
        </w:rPr>
        <w:t>Ibid., 51.</w:t>
      </w:r>
      <w:r w:rsidRPr="00730726">
        <w:rPr>
          <w:rFonts w:ascii="Aptos" w:hAnsi="Aptos"/>
          <w:sz w:val="22"/>
          <w:szCs w:val="22"/>
          <w:lang w:val="en-GB"/>
        </w:rPr>
        <w:fldChar w:fldCharType="end"/>
      </w:r>
    </w:p>
  </w:endnote>
  <w:endnote w:id="21">
    <w:p w14:paraId="3A6BD9F9"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{"citationID":"h7YlZ4UT","properties":{"formattedCitation":"Ibid., 54.","plainCitation":"Ibid., 54.","noteIndex":20},"citationItems":[{"id":680,"uris":["http://zotero.org/users/18087986/items/LNHMBH5C"],"itemData":{"id":680,"type":"book","citation-key":"josephExperimentationsJohnCage2016","ISBN":"978-1-5013-0640-2","language":"eng","publisher":"Bloomsbury","publisher-place":"New York London","source":"BnF ISBN","title":"Experimentations: John Cage in music, art, and architecture","title-short":"Experimentations","author":[{"family":"Joseph","given":"Branden Wayne"}],"issued":{"date-parts":[["2016"]]}},"locator":"54"}],"schema":"https://github.com/citation-style-language/schema/raw/master/csl-citation.json"}</w:instrText>
      </w:r>
      <w:r w:rsidRPr="00730726">
        <w:rPr>
          <w:rFonts w:ascii="Aptos" w:hAnsi="Aptos"/>
          <w:sz w:val="22"/>
          <w:szCs w:val="22"/>
          <w:lang w:val="en-GB"/>
        </w:rPr>
        <w:fldChar w:fldCharType="separate"/>
      </w:r>
      <w:r w:rsidRPr="00730726">
        <w:rPr>
          <w:rFonts w:ascii="Aptos" w:hAnsi="Aptos"/>
          <w:sz w:val="22"/>
          <w:szCs w:val="22"/>
          <w:lang w:val="en-GB"/>
        </w:rPr>
        <w:t>Ibid., 54.</w:t>
      </w:r>
      <w:r w:rsidRPr="00730726">
        <w:rPr>
          <w:rFonts w:ascii="Aptos" w:hAnsi="Aptos"/>
          <w:sz w:val="22"/>
          <w:szCs w:val="22"/>
          <w:lang w:val="en-GB"/>
        </w:rPr>
        <w:fldChar w:fldCharType="end"/>
      </w:r>
    </w:p>
  </w:endnote>
  <w:endnote w:id="22">
    <w:p w14:paraId="569605F7"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{"citationID":"xA3kR6B6","properties":{"formattedCitation":"Ibid., 54\\uc0\\u8211{}55.","plainCitation":"Ibid., 54–55.","noteIndex":21},"citationItems":[{"id":680,"uris":["http://zotero.org/users/18087986/items/LNHMBH5C"],"itemData":{"id":680,"type":"book","citation-key":"josephExperimentationsJohnCage2016","ISBN":"978-1-5013-0640-2","language":"eng","publisher":"Bloomsbury","publisher-place":"New York London","source":"BnF ISBN","title":"Experimentations: John Cage in music, art, and architecture","title-short":"Experimentations","author":[{"family":"Joseph","given":"Branden Wayne"}],"issued":{"date-parts":[["2016"]]}},"locator":"54-55"}],"schema":"https://github.com/citation-style-language/schema/raw/master/csl-citation.json"}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Ibid., 54–55.</w:t>
      </w:r>
      <w:r w:rsidRPr="00730726">
        <w:rPr>
          <w:rFonts w:ascii="Aptos" w:hAnsi="Aptos"/>
          <w:sz w:val="22"/>
          <w:szCs w:val="22"/>
          <w:lang w:val="en-GB"/>
        </w:rPr>
        <w:fldChar w:fldCharType="end"/>
      </w:r>
    </w:p>
  </w:endnote>
  <w:endnote w:id="23">
    <w:p w14:paraId="546FACC5"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{"citationID":"Ui42QlWE","properties":{"formattedCitation":"John Cage, \\uc0\\u8216{}The East in the West\\uc0\\u8217{}, {\\i{}Asian Music} 1, no. 1 (1968): 18, https://doi.org/10.2307/834005; Joseph, {\\i{}Experimentations}, 55.","plainCitation":"John Cage, ‘The East in the West’, Asian Music 1, no. 1 (1968): 18, https://doi.org/10.2307/834005; Joseph, Experimentations, 55.","noteIndex":22},"citationItems":[{"id":774,"uris":["http://zotero.org/users/18087986/items/EM3IURPT"],"itemData":{"id":774,"type":"article-journal","citation-key":"cageEastWest1968","container-title":"Asian Music","DOI":"10.2307/834005","ISSN":"00449202","issue":"1","journalAbbreviation":"Asian Music","page":"15","source":"DOI.org (Crossref)","title":"The East in the West","volume":"1","author":[{"family":"Cage","given":"John"}],"issued":{"date-parts":[["1968"]]}},"locator":"18","label":"page"},{"id":680,"uris":["http://zotero.org/users/18087986/items/LNHMBH5C"],"itemData":{"id":680,"type":"book","citation-key":"josephExperimentationsJohnCage2016","ISBN":"978-1-5013-0640-2","language":"eng","publisher":"Bloomsbury","publisher-place":"New York London","source":"BnF ISBN","title":"Experimentations: John Cage in music, art, and architecture","title-short":"Experimentations","author":[{"family":"Joseph","given":"Branden Wayne"}],"issued":{"date-parts":[["2016"]]}},"locator":"55","label":"page"}],"schema":"https://github.com/citation-style-language/schema/raw/master/csl-citation.json"}</w:instrText>
      </w:r>
      <w:r w:rsidRPr="00730726">
        <w:rPr>
          <w:rFonts w:ascii="Aptos" w:hAnsi="Aptos"/>
          <w:sz w:val="22"/>
          <w:szCs w:val="22"/>
          <w:lang w:val="en-GB"/>
        </w:rPr>
        <w:fldChar w:fldCharType="separate"/>
      </w:r>
      <w:bookmarkStart w:id="52" w:name="_Hlk2263084601"/>
      <w:r w:rsidRPr="00730726">
        <w:rPr>
          <w:rFonts w:ascii="Aptos" w:hAnsi="Aptos" w:cs="Times New Roman"/>
          <w:kern w:val="0"/>
          <w:sz w:val="22"/>
          <w:szCs w:val="22"/>
          <w:lang w:val="en-GB"/>
        </w:rPr>
        <w:t xml:space="preserve">John Cage, ‘The East in the West’, </w:t>
      </w:r>
      <w:r w:rsidRPr="00730726">
        <w:rPr>
          <w:rFonts w:ascii="Aptos" w:hAnsi="Aptos" w:cs="Times New Roman"/>
          <w:i/>
          <w:iCs/>
          <w:kern w:val="0"/>
          <w:sz w:val="22"/>
          <w:szCs w:val="22"/>
          <w:lang w:val="en-GB"/>
        </w:rPr>
        <w:t>Asian Music</w:t>
      </w:r>
      <w:r w:rsidRPr="00730726">
        <w:rPr>
          <w:rFonts w:ascii="Aptos" w:hAnsi="Aptos" w:cs="Times New Roman"/>
          <w:kern w:val="0"/>
          <w:sz w:val="22"/>
          <w:szCs w:val="22"/>
          <w:lang w:val="en-GB"/>
        </w:rPr>
        <w:t xml:space="preserve"> 1, no. 1 (1968): 18, https://doi.org/10.2307/834005; Joseph, </w:t>
      </w:r>
      <w:r w:rsidRPr="00730726">
        <w:rPr>
          <w:rFonts w:ascii="Aptos" w:hAnsi="Aptos" w:cs="Times New Roman"/>
          <w:i/>
          <w:iCs/>
          <w:kern w:val="0"/>
          <w:sz w:val="22"/>
          <w:szCs w:val="22"/>
          <w:lang w:val="en-GB"/>
        </w:rPr>
        <w:t>Experimentations</w:t>
      </w:r>
      <w:r w:rsidRPr="00730726">
        <w:rPr>
          <w:rFonts w:ascii="Aptos" w:hAnsi="Aptos" w:cs="Times New Roman"/>
          <w:kern w:val="0"/>
          <w:sz w:val="22"/>
          <w:szCs w:val="22"/>
          <w:lang w:val="en-GB"/>
        </w:rPr>
        <w:t>, 55.</w:t>
      </w:r>
      <w:r w:rsidRPr="00730726">
        <w:rPr>
          <w:rFonts w:ascii="Aptos" w:hAnsi="Aptos"/>
          <w:sz w:val="22"/>
          <w:szCs w:val="22"/>
          <w:lang w:val="en-GB"/>
        </w:rPr>
        <w:fldChar w:fldCharType="end"/>
      </w:r>
      <w:bookmarkEnd w:id="52"/>
      <w:r w:rsidRPr="00730726">
        <w:rPr>
          <w:rFonts w:ascii="Aptos" w:hAnsi="Aptos"/>
          <w:sz w:val="22"/>
          <w:szCs w:val="22"/>
          <w:lang w:val="en-GB"/>
        </w:rPr>
        <w:t xml:space="preserve"> </w:t>
      </w:r>
    </w:p>
    <w:p w14:paraId="5B43EBD0" w14:textId="77777777" w:rsidR="00885C34" w:rsidRPr="00730726" w:rsidRDefault="00000000">
      <w:pPr>
        <w:pStyle w:val="EndnoteText"/>
        <w:spacing w:after="120"/>
        <w:rPr>
          <w:rFonts w:ascii="Aptos" w:hAnsi="Aptos"/>
          <w:sz w:val="22"/>
          <w:szCs w:val="22"/>
          <w:lang w:val="en-GB"/>
        </w:rPr>
      </w:pPr>
      <w:r w:rsidRPr="00730726">
        <w:rPr>
          <w:rFonts w:ascii="Aptos" w:hAnsi="Aptos"/>
          <w:sz w:val="22"/>
          <w:szCs w:val="22"/>
          <w:lang w:val="en-GB"/>
        </w:rPr>
        <w:t xml:space="preserve">In the same essay, Cage discusses the relation between Schoenberg’s 12-tone series and traditional Indian raga: “His [Schoenberg’s] erstwhile avoidance of harmony is neither Eastern nor Western. It suggests the Orient, since the East does not practice harmony; but, at the same time, since avoidance is an admission of presence, it suggests the Occident.” </w:t>
      </w:r>
      <w:r w:rsidRPr="00730726">
        <w:rPr>
          <w:rFonts w:ascii="Aptos" w:hAnsi="Aptos" w:cs="Times New Roman"/>
          <w:kern w:val="0"/>
          <w:sz w:val="22"/>
          <w:szCs w:val="22"/>
          <w:lang w:val="en-GB"/>
        </w:rPr>
        <w:t xml:space="preserve">John Cage, ‘The East in the West’, </w:t>
      </w:r>
      <w:r w:rsidRPr="00730726">
        <w:rPr>
          <w:rFonts w:ascii="Aptos" w:hAnsi="Aptos" w:cs="Times New Roman"/>
          <w:i/>
          <w:iCs/>
          <w:kern w:val="0"/>
          <w:sz w:val="22"/>
          <w:szCs w:val="22"/>
          <w:lang w:val="en-GB"/>
        </w:rPr>
        <w:t>Asian Music</w:t>
      </w:r>
      <w:r w:rsidRPr="00730726">
        <w:rPr>
          <w:rFonts w:ascii="Aptos" w:hAnsi="Aptos" w:cs="Times New Roman"/>
          <w:kern w:val="0"/>
          <w:sz w:val="22"/>
          <w:szCs w:val="22"/>
          <w:lang w:val="en-GB"/>
        </w:rPr>
        <w:t xml:space="preserve"> 1, no. 1 (1968): 15</w:t>
      </w:r>
    </w:p>
  </w:endnote>
  <w:endnote w:id="24">
    <w:p w14:paraId="57BA7A21" w14:textId="77777777" w:rsidR="00885C34" w:rsidRPr="00730726" w:rsidRDefault="00000000">
      <w:pPr>
        <w:pStyle w:val="EndnoteText"/>
        <w:spacing w:after="120"/>
        <w:rPr>
          <w:rFonts w:ascii="Aptos" w:hAnsi="Aptos"/>
          <w:sz w:val="22"/>
          <w:szCs w:val="22"/>
          <w:lang w:val="de-DE"/>
        </w:rPr>
      </w:pPr>
      <w:r w:rsidRPr="00730726">
        <w:rPr>
          <w:rStyle w:val="EndnoteCharacters"/>
          <w:rFonts w:ascii="Aptos" w:hAnsi="Aptos"/>
          <w:sz w:val="22"/>
          <w:szCs w:val="22"/>
          <w:lang w:val="en-GB"/>
        </w:rPr>
        <w:endnoteRef/>
      </w:r>
      <w:r w:rsidRPr="00730726">
        <w:rPr>
          <w:rFonts w:ascii="Aptos" w:hAnsi="Aptos"/>
          <w:sz w:val="22"/>
          <w:szCs w:val="22"/>
          <w:lang w:val="de-DE"/>
        </w:rPr>
        <w:t xml:space="preserve"> </w:t>
      </w:r>
      <w:r w:rsidRPr="00730726">
        <w:rPr>
          <w:rFonts w:ascii="Aptos" w:hAnsi="Aptos"/>
          <w:sz w:val="22"/>
          <w:szCs w:val="22"/>
          <w:lang w:val="en-GB"/>
        </w:rPr>
        <w:fldChar w:fldCharType="begin"/>
      </w:r>
      <w:r w:rsidRPr="00730726">
        <w:rPr>
          <w:rFonts w:ascii="Aptos" w:hAnsi="Aptos"/>
          <w:sz w:val="22"/>
          <w:szCs w:val="22"/>
          <w:lang w:val="de-DE"/>
        </w:rPr>
        <w:instrText>ADDIN ZOTERO_ITEM CSL_CITATION {"citationID":"9eqRUN7v","properties":{"formattedCitation":"Danny Kringiel, \\uc0\\u8216{}Joseph Goebbels\\uc0\\u8217{} Propagandaband - Charlie and His Orchestra\\uc0\\u8217{}, Geschichte, {\\i{}Der Spiegel}, 4 July 2016, https://www.spiegel.de/geschichte/charlie-and-his-orchestra-goebbels-propaganda-band-a-1097505.html.","plainCitation":"Danny Kringiel, ‘Joseph Goebbels’ Propagandaband - Charlie and His Orchestra’, Geschichte, Der Spiegel, 4 July 2016, https://www.spiegel.de/geschichte/charlie-and-his-orchestra-goebbels-propaganda-band-a-1097505.html.","noteIndex":18},"citationItems":[{"id":610,"uris":["http://zotero.org/users/18087986/items/E6A8ZGLT"],"itemData":{"id":610,"type":"article-newspaper","abstract":"Sie spielten \"entartete\" Musik - im Auftrag der Nazis. Ab 1939 verwandelten Charlie and His Orchestra Jazz und Swing in braune Propaganda. Absurde Texte sollten die Moral der Feinde untergraben.","citation-key":"kringielJosephGoebbelsPropagandaband2016","container-title":"Der Spiegel","ISSN":"2195-1349","language":"de","section":"Geschichte","source":"www.spiegel.de","title":"Joseph Goebbels' Propagandaband - Charlie and His Orchestra","URL":"https://www.spiegel.de/geschichte/charlie-and-his-orchestra-goebbels-propaganda-band-a-1097505.html","author":[{"family":"Kringiel","given":"Danny"}],"accessed":{"date-parts":[["2026",2,15]]},"issued":{"date-parts":[["2016",7,4]]}}}],"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de-DE"/>
        </w:rPr>
        <w:t xml:space="preserve">Danny Kringiel, ‘Joseph Goebbels’ Propagandaband - Charlie and His Orchestra’, Geschichte, </w:t>
      </w:r>
      <w:r w:rsidRPr="00730726">
        <w:rPr>
          <w:rFonts w:ascii="Aptos" w:hAnsi="Aptos" w:cs="Times New Roman"/>
          <w:i/>
          <w:iCs/>
          <w:kern w:val="0"/>
          <w:sz w:val="22"/>
          <w:szCs w:val="22"/>
          <w:lang w:val="de-DE"/>
        </w:rPr>
        <w:t>Der Spiegel</w:t>
      </w:r>
      <w:r w:rsidRPr="00730726">
        <w:rPr>
          <w:rFonts w:ascii="Aptos" w:hAnsi="Aptos" w:cs="Times New Roman"/>
          <w:kern w:val="0"/>
          <w:sz w:val="22"/>
          <w:szCs w:val="22"/>
          <w:lang w:val="de-DE"/>
        </w:rPr>
        <w:t>, 4 July 2016, https://www.spiegel.de/geschichte/charlie-and-his-orchestra-goebbels-propaganda-band-a-1097505.html.</w:t>
      </w:r>
      <w:r w:rsidRPr="00730726">
        <w:rPr>
          <w:rFonts w:ascii="Aptos" w:hAnsi="Aptos"/>
          <w:sz w:val="22"/>
          <w:szCs w:val="22"/>
          <w:lang w:val="en-GB"/>
        </w:rPr>
        <w:fldChar w:fldCharType="end"/>
      </w:r>
    </w:p>
  </w:endnote>
  <w:endnote w:id="25">
    <w:p w14:paraId="27EC2F96"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{"citationID":"aSbeOg5N","properties":{"formattedCitation":"Couze Venn, ed., {\\i{}Occidentalism: Modernity and Subjectivity}, Theory, Culture &amp; Society (London AThousand Oaks, Calif: SAGE Publications, 2000), 107.","plainCitation":"Couze Venn, ed., Occidentalism: Modernity and Subjectivity, Theory, Culture &amp; Society (London AThousand Oaks, Calif: SAGE Publications, 2000), 107.","noteIndex":24},"citationItems":[{"id":356,"uris":["http://zotero.org/users/18087986/items/LNCZURR7"],"itemData":{"id":356,"type":"book","abstract":"This important book critically addresses the b̀ecoming West' of Europe and investigates the b̀ecoming Modern' of the world. Drawing on the work of Derrida, Foucault, Levinas, Lyotard, Merleau-Ponty and Ricoeur, the book proposes that the question of postmodernity is inseparable from that of post-coloniality","citation-key":"vennOccidentalismModernitySubjectivity2000","collection-title":"Theory, culture &amp; society","ISBN":"978-0-7619-5412-5","language":"eng","number-of-pages":"256","publisher":"SAGE Publications","publisher-place":"London AThousand Oaks, Calif","source":"K10plus ISBN","title":"Occidentalism: modernity and subjectivity","title-short":"Occidentalism","editor":[{"family":"Venn","given":"Couze"}],"issued":{"date-parts":[["2000"]]}},"locator":"107"}],"schema":"https://github.com/citation-style-language/schema/raw/master/csl-citation.json"}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Couze Venn, ed., </w:t>
      </w:r>
      <w:r w:rsidRPr="00730726">
        <w:rPr>
          <w:rFonts w:ascii="Aptos" w:hAnsi="Aptos" w:cs="Times New Roman"/>
          <w:i/>
          <w:iCs/>
          <w:kern w:val="0"/>
          <w:sz w:val="22"/>
          <w:szCs w:val="22"/>
          <w:lang w:val="en-GB"/>
        </w:rPr>
        <w:t>Occidentalism: Modernity and Subjectivity</w:t>
      </w:r>
      <w:r w:rsidRPr="00730726">
        <w:rPr>
          <w:rFonts w:ascii="Aptos" w:hAnsi="Aptos" w:cs="Times New Roman"/>
          <w:kern w:val="0"/>
          <w:sz w:val="22"/>
          <w:szCs w:val="22"/>
          <w:lang w:val="en-GB"/>
        </w:rPr>
        <w:t>, Theory, Culture &amp; Society (London AThousand Oaks, Calif: SAGE Publications, 2000), 107.</w:t>
      </w:r>
      <w:r w:rsidRPr="00730726">
        <w:rPr>
          <w:rFonts w:ascii="Aptos" w:hAnsi="Aptos"/>
          <w:sz w:val="22"/>
          <w:szCs w:val="22"/>
          <w:lang w:val="en-GB"/>
        </w:rPr>
        <w:fldChar w:fldCharType="end"/>
      </w:r>
    </w:p>
  </w:endnote>
  <w:endnote w:id="26">
    <w:p w14:paraId="2AEA610A"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{"citationID":"gBgP5Fk3","properties":{"formattedCitation":"Ibid.","plainCitation":"Ibid.","noteIndex":25},"citationItems":[{"id":356,"uris":["http://zotero.org/users/18087986/items/LNCZURR7"],"itemData":{"id":356,"type":"book","abstract":"This important book critically addresses the b̀ecoming West' of Europe and investigates the b̀ecoming Modern' of the world. Drawing on the work of Derrida, Foucault, Levinas, Lyotard, Merleau-Ponty and Ricoeur, the book proposes that the question of postmodernity is inseparable from that of post-coloniality","citation-key":"vennOccidentalismModernitySubjectivity2000","collection-title":"Theory, culture &amp; society","ISBN":"978-0-7619-5412-5","language":"eng","number-of-pages":"256","publisher":"SAGE Publications","publisher-place":"London AThousand Oaks, Calif","source":"K10plus ISBN","title":"Occidentalism: modernity and subjectivity","title-short":"Occidentalism","editor":[{"family":"Venn","given":"Couze"}],"issued":{"date-parts":[["2000"]]}},"locator":"107"}],"schema":"https://github.com/citation-style-language/schema/raw/master/csl-citation.json"}</w:instrText>
      </w:r>
      <w:r w:rsidRPr="00730726">
        <w:rPr>
          <w:rFonts w:ascii="Aptos" w:hAnsi="Aptos"/>
          <w:sz w:val="22"/>
          <w:szCs w:val="22"/>
          <w:lang w:val="en-GB"/>
        </w:rPr>
        <w:fldChar w:fldCharType="separate"/>
      </w:r>
      <w:r w:rsidRPr="00730726">
        <w:rPr>
          <w:rFonts w:ascii="Aptos" w:hAnsi="Aptos"/>
          <w:sz w:val="22"/>
          <w:szCs w:val="22"/>
          <w:lang w:val="en-GB"/>
        </w:rPr>
        <w:t>Ibid.</w:t>
      </w:r>
      <w:r w:rsidRPr="00730726">
        <w:rPr>
          <w:rFonts w:ascii="Aptos" w:hAnsi="Aptos"/>
          <w:sz w:val="22"/>
          <w:szCs w:val="22"/>
          <w:lang w:val="en-GB"/>
        </w:rPr>
        <w:fldChar w:fldCharType="end"/>
      </w:r>
    </w:p>
  </w:endnote>
  <w:endnote w:id="27">
    <w:p w14:paraId="7C998469"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{"citationID":"X1vxbA5e","properties":{"formattedCitation":"Joseph, {\\i{}Experimentations}, 67.","plainCitation":"Joseph, Experimentations, 67.","noteIndex":26},"citationItems":[{"id":680,"uris":["http://zotero.org/users/18087986/items/LNHMBH5C"],"itemData":{"id":680,"type":"book","citation-key":"josephExperimentationsJohnCage2016","ISBN":"978-1-5013-0640-2","language":"eng","publisher":"Bloomsbury","publisher-place":"New York London","source":"BnF ISBN","title":"Experimentations: John Cage in music, art, and architecture","title-short":"Experimentations","author":[{"family":"Joseph","given":"Branden Wayne"}],"issued":{"date-parts":[["2016"]]}},"locator":"67"}],"schema":"https://github.com/citation-style-language/schema/raw/master/csl-citation.json"}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Joseph, </w:t>
      </w:r>
      <w:r w:rsidRPr="00730726">
        <w:rPr>
          <w:rFonts w:ascii="Aptos" w:hAnsi="Aptos" w:cs="Times New Roman"/>
          <w:i/>
          <w:iCs/>
          <w:kern w:val="0"/>
          <w:sz w:val="22"/>
          <w:szCs w:val="22"/>
          <w:lang w:val="en-GB"/>
        </w:rPr>
        <w:t>Experimentations</w:t>
      </w:r>
      <w:r w:rsidRPr="00730726">
        <w:rPr>
          <w:rFonts w:ascii="Aptos" w:hAnsi="Aptos" w:cs="Times New Roman"/>
          <w:kern w:val="0"/>
          <w:sz w:val="22"/>
          <w:szCs w:val="22"/>
          <w:lang w:val="en-GB"/>
        </w:rPr>
        <w:t>, 67.</w:t>
      </w:r>
      <w:r w:rsidRPr="00730726">
        <w:rPr>
          <w:rFonts w:ascii="Aptos" w:hAnsi="Aptos"/>
          <w:sz w:val="22"/>
          <w:szCs w:val="22"/>
          <w:lang w:val="en-GB"/>
        </w:rPr>
        <w:fldChar w:fldCharType="end"/>
      </w:r>
    </w:p>
  </w:endnote>
  <w:endnote w:id="28">
    <w:p w14:paraId="2879B0CC"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cs="Times New Roman"/>
          <w:kern w:val="0"/>
          <w:sz w:val="22"/>
          <w:szCs w:val="22"/>
          <w:lang w:val="en-GB"/>
        </w:rPr>
        <w:t>Anyone who has tried to produce consistent outcomes with a generative LLM will know the difficulties in sustaining consistency. Crucially though, their outputs, however varied, remain bounded by the statistical regularities of their training data.</w:t>
      </w:r>
    </w:p>
  </w:endnote>
  <w:endnote w:id="29">
    <w:p w14:paraId="5F80574D"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{"citationID":"gma2QGPM","properties":{"formattedCitation":"Vaisakh Mannalath, Sandeep Mishra, and Anirban Pathak, {\\i{}A Comprehensive Review of Quantum Random Number Generators: Concepts, Classification and the Origin of Randomness}, version 3, 2022, https://doi.org/10.48550/ARXIV.2203.00261.","plainCitation":"Vaisakh Mannalath, Sandeep Mishra, and Anirban Pathak, A Comprehensive Review of Quantum Random Number Generators: Concepts, Classification and the Origin of Randomness, version 3, 2022, https://doi.org/10.48550/ARXIV.2203.00261.","noteIndex":19},"citationItems":[{"id":635,"uris":["http://zotero.org/users/18087986/items/MGX9GZZ9"],"itemData":{"id":635,"type":"article-journal","abstract":"Random numbers are central to cryptography and various other tasks. The intrinsic probabilistic nature of quantum mechanics has allowed us to construct a large number of quantum random number generators (QRNGs) that are distinct from the traditional true number generators. This article provides a review of the existing QRNGs with a focus on their various possible features (e.g., device independence, semi-device independence) that are not achievable in the classical world. It also discusses the origin, applicability, and other facets of randomness. Specifically, the origin of randomness is explored from the perspective of a set of hierarchical axioms for quantum mechanics, implying that succeeding axioms can be regarded as a superstructure constructed on top of a structure built by the preceding axioms. The axioms considered are: (Q1) incompatibility and uncertainty; (Q2) contextuality; (Q3) entanglement; (Q4) nonlocality and (Q5) indistinguishability of identical particles. Relevant toy generalized probability theories (GPTs) are introduced, and it is shown that the origin of random numbers in different types of QRNGs known today are associated with different layers of nonclassical theories and all of them do not require all the features of quantum mechanics. Further, classification of the available QRNGs has been done and the technological challenges associated with each class are critically analyzed. Commercially available QRNGs are also compared.","citation-key":"mannalathComprehensiveReviewQuantum2022","DOI":"10.48550/ARXIV.2203.00261","license":"arXiv.org perpetual, non-exclusive license","note":"version: 3","publisher":"arXiv","source":"DOI.org (Datacite)","title":"A Comprehensive Review of Quantum Random Number Generators: Concepts, Classification and the Origin of Randomness","title-short":"A Comprehensive Review of Quantum Random Number Generators","URL":"https://arxiv.org/abs/2203.00261","author":[{"family":"Mannalath","given":"Vaisakh"},{"family":"Mishra","given":"Sandeep"},{"family":"Pathak","given":"Anirban"}],"accessed":{"date-parts":[["2026",2,23]]},"issued":{"date-parts":[["2022"]]}}}],"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 xml:space="preserve">Vaisakh Mannalath, Sandeep Mishra, and Anirban Pathak, </w:t>
      </w:r>
      <w:r w:rsidRPr="00730726">
        <w:rPr>
          <w:rFonts w:ascii="Aptos" w:hAnsi="Aptos" w:cs="Times New Roman"/>
          <w:i/>
          <w:iCs/>
          <w:kern w:val="0"/>
          <w:sz w:val="22"/>
          <w:szCs w:val="22"/>
          <w:lang w:val="en-GB"/>
        </w:rPr>
        <w:t>A Comprehensive Review of Quantum Random Number Generators: Concepts, Classification and the Origin of Randomness</w:t>
      </w:r>
      <w:r w:rsidRPr="00730726">
        <w:rPr>
          <w:rFonts w:ascii="Aptos" w:hAnsi="Aptos" w:cs="Times New Roman"/>
          <w:kern w:val="0"/>
          <w:sz w:val="22"/>
          <w:szCs w:val="22"/>
          <w:lang w:val="en-GB"/>
        </w:rPr>
        <w:t>, version 3, 2022, https://doi.org/10.48550/ARXIV.2203.00261.</w:t>
      </w:r>
      <w:r w:rsidRPr="00730726">
        <w:rPr>
          <w:rFonts w:ascii="Aptos" w:hAnsi="Aptos"/>
          <w:sz w:val="22"/>
          <w:szCs w:val="22"/>
          <w:lang w:val="en-GB"/>
        </w:rPr>
        <w:fldChar w:fldCharType="end"/>
      </w:r>
    </w:p>
  </w:endnote>
  <w:endnote w:id="30">
    <w:p w14:paraId="59A212F7" w14:textId="77777777" w:rsidR="00885C34" w:rsidRPr="00730726" w:rsidRDefault="00000000">
      <w:pPr>
        <w:pStyle w:val="EndnoteText"/>
        <w:spacing w:after="120"/>
        <w:rPr>
          <w:rFonts w:ascii="Aptos" w:hAnsi="Aptos"/>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{"citationID":"TolYnMEr","properties":{"formattedCitation":"Olivier Ezratty, \\uc0\\u8216{}Mitigating the Quantum Hype\\uc0\\u8217{}, arXiv:2202.01925, preprint, arXiv, 10 February 2022, https://doi.org/10.48550/arXiv.2202.01925.","plainCitation":"Olivier Ezratty, ‘Mitigating the Quantum Hype’, arXiv:2202.01925, preprint, arXiv, 10 February 2022, https://doi.org/10.48550/arXiv.2202.01925.","noteIndex":20},"citationItems":[{"id":637,"uris":["http://zotero.org/users/18087986/items/EJHF8ETP"],"itemData":{"id":637,"type":"article","abstract":"We are in the midst of quantum hype with some excessive claims of quantum computing potential, many vendors' and even some research organizations' exaggerations, and a funding frenzy for very low technology readiness level startups. Governments are contributing to this hype with their large quantum initiatives and their technology sovereignty aspirations. Technology hypes are not bad per se since they create emulation, drive innovations and also contribute to attracting new talents. It works as scientists and vendors deliver progress and innovation on a continuous basis after a so-called peak of expectations. It fails with exaggerated overpromises and underdeliveries that last too long. It could cut short research and innovation funding, creating some sort of quantum winter. After looking at the shape and form of technology and science hypes and driving some lessons from past hypes, we investigate the current quantum hype and its specifics. We find that, although there is some significant uncertainty on the potential to create real scalable quantum computers, the scientific and vendor fields are relatively sane and solid compared to other technology hypes. The vendors hype has some profound and disruptive impact on the organization of fundamental research. Also, quantum technologies comprise other fields like quantum telecommunications and quantum sensing with a higher technology readiness level, which are less prone to hype. We then make some proposals to mitigate the potential negative effects of the current quantum hype including recommendations on scientific communication to strengthen the trust in quantum science, vendor behavior improvements, benchmarking methodologies, public education and putting in place a responsible research and innovation approach.","citation-key":"ezrattyMitigatingQuantumHype2022","DOI":"10.48550/arXiv.2202.01925","note":"arXiv:2202.01925 [physics]","number":"arXiv:2202.01925","publisher":"arXiv","source":"arXiv.org","title":"Mitigating the quantum hype","URL":"http://arxiv.org/abs/2202.01925","author":[{"family":"Ezratty","given":"Olivier"}],"accessed":{"date-parts":[["2026",2,23]]},"issued":{"date-parts":[["2022",2,10]]}}}],"schema":"https://github.com/citation-style-language/schema/raw/master/csl-citation.json"}</w:instrText>
      </w:r>
      <w:r w:rsidRPr="00730726">
        <w:rPr>
          <w:rFonts w:ascii="Aptos" w:hAnsi="Aptos"/>
          <w:sz w:val="22"/>
          <w:szCs w:val="22"/>
          <w:lang w:val="en-GB"/>
        </w:rPr>
        <w:fldChar w:fldCharType="separate"/>
      </w:r>
      <w:r w:rsidRPr="00730726">
        <w:rPr>
          <w:rFonts w:ascii="Aptos" w:hAnsi="Aptos" w:cs="Times New Roman"/>
          <w:kern w:val="0"/>
          <w:sz w:val="22"/>
          <w:szCs w:val="22"/>
          <w:lang w:val="en-GB"/>
        </w:rPr>
        <w:t>Olivier Ezratty, ‘Mitigating the Quantum Hype’, arXiv:2202.01925, preprint, arXiv, 10 February 2022, https://doi.org/10.48550/arXiv.2202.01925.</w:t>
      </w:r>
      <w:r w:rsidRPr="00730726">
        <w:rPr>
          <w:rFonts w:ascii="Aptos" w:hAnsi="Aptos"/>
          <w:sz w:val="22"/>
          <w:szCs w:val="22"/>
          <w:lang w:val="en-GB"/>
        </w:rPr>
        <w:fldChar w:fldCharType="end"/>
      </w:r>
    </w:p>
  </w:endnote>
  <w:endnote w:id="31">
    <w:p w14:paraId="39BE8072" w14:textId="77777777" w:rsidR="00885C34" w:rsidRPr="00730726" w:rsidRDefault="00000000">
      <w:pPr>
        <w:pStyle w:val="EndnoteText"/>
        <w:spacing w:after="120"/>
        <w:rPr>
          <w:sz w:val="22"/>
          <w:szCs w:val="22"/>
          <w:lang w:val="en-GB"/>
        </w:rPr>
      </w:pPr>
      <w:r w:rsidRPr="00730726">
        <w:rPr>
          <w:rStyle w:val="EndnoteCharacters"/>
          <w:rFonts w:ascii="Aptos" w:hAnsi="Aptos"/>
          <w:sz w:val="22"/>
          <w:szCs w:val="22"/>
          <w:lang w:val="en-GB"/>
        </w:rPr>
        <w:endnoteRef/>
      </w:r>
      <w:r w:rsidRPr="00730726">
        <w:rPr>
          <w:rFonts w:ascii="Aptos" w:hAnsi="Aptos"/>
          <w:sz w:val="22"/>
          <w:szCs w:val="22"/>
          <w:lang w:val="en-GB"/>
        </w:rPr>
        <w:t xml:space="preserve"> </w:t>
      </w:r>
      <w:r w:rsidRPr="00730726">
        <w:rPr>
          <w:rFonts w:ascii="Aptos" w:hAnsi="Aptos"/>
          <w:sz w:val="22"/>
          <w:szCs w:val="22"/>
          <w:lang w:val="en-GB"/>
        </w:rPr>
        <w:fldChar w:fldCharType="begin"/>
      </w:r>
      <w:r w:rsidRPr="00730726">
        <w:rPr>
          <w:rFonts w:ascii="Aptos" w:hAnsi="Aptos"/>
          <w:sz w:val="22"/>
          <w:szCs w:val="22"/>
          <w:lang w:val="en-GB"/>
        </w:rPr>
        <w:instrText>ADDIN ZOTERO_ITEM CSL_CITATION {"citationID":"gXJp0wmj","properties":{"formattedCitation":"\\uc0\\u12469{} hOrO mO X., \\uc0\\u8216{}OArt Code - AIproof Art Rescue Thesis\\uc0\\u8217{}, accessed 16 February 2026, https://horomox.com/oart.","plainCitation":"</w:instrText>
      </w:r>
      <w:r w:rsidRPr="00730726">
        <w:rPr>
          <w:rFonts w:ascii="Aptos" w:eastAsia="MS Gothic" w:hAnsi="Aptos" w:cs="MS Gothic"/>
          <w:sz w:val="22"/>
          <w:szCs w:val="22"/>
          <w:lang w:val="en-GB"/>
        </w:rPr>
        <w:instrText>サ</w:instrText>
      </w:r>
      <w:r w:rsidRPr="00730726">
        <w:rPr>
          <w:rFonts w:ascii="Aptos" w:hAnsi="Aptos"/>
          <w:sz w:val="22"/>
          <w:szCs w:val="22"/>
          <w:lang w:val="en-GB"/>
        </w:rPr>
        <w:instrText xml:space="preserve"> hOrO mO X., ‘OArt Code - AIproof Art Rescue Thesis’, accessed 16 February 2026, https://horomox.com/oart.","noteIndex":21},"citationItems":[{"id":614,"uris":["http://zotero.org/users/18087986/items/VALWBUVG"],"itemData":{"id":614,"type":"webpage","citation-key":"saOArtCodeAIproof","title":"OArt Code - AIproof Art rescue thesis","URL":"https://horomox.com/oart","author":[{"family":"</w:instrText>
      </w:r>
      <w:r w:rsidRPr="00730726">
        <w:rPr>
          <w:rFonts w:ascii="Aptos" w:eastAsia="MS Gothic" w:hAnsi="Aptos" w:cs="MS Gothic"/>
          <w:sz w:val="22"/>
          <w:szCs w:val="22"/>
          <w:lang w:val="en-GB"/>
        </w:rPr>
        <w:instrText>サ</w:instrText>
      </w:r>
      <w:r w:rsidRPr="00730726">
        <w:rPr>
          <w:rFonts w:ascii="Aptos" w:hAnsi="Aptos"/>
          <w:sz w:val="22"/>
          <w:szCs w:val="22"/>
          <w:lang w:val="en-GB"/>
        </w:rPr>
        <w:instrText>","given":"hOrO mO X"}],"accessed":{"date-parts":[["2026",2,16]]}}}],"schema":"https://github.com/citation-style-language/schema/raw/master/csl-citation.json"}</w:instrText>
      </w:r>
      <w:r w:rsidRPr="00730726">
        <w:rPr>
          <w:rFonts w:ascii="Aptos" w:hAnsi="Aptos"/>
          <w:sz w:val="22"/>
          <w:szCs w:val="22"/>
          <w:lang w:val="en-GB"/>
        </w:rPr>
        <w:fldChar w:fldCharType="separate"/>
      </w:r>
      <w:r w:rsidRPr="00730726">
        <w:rPr>
          <w:rFonts w:ascii="Aptos" w:eastAsia="MS Gothic" w:hAnsi="Aptos" w:cs="MS Gothic"/>
          <w:kern w:val="0"/>
          <w:sz w:val="22"/>
          <w:szCs w:val="22"/>
          <w:lang w:val="en-GB"/>
        </w:rPr>
        <w:t>サ</w:t>
      </w:r>
      <w:r w:rsidRPr="00730726">
        <w:rPr>
          <w:rFonts w:ascii="Aptos" w:hAnsi="Aptos" w:cs="Times New Roman"/>
          <w:kern w:val="0"/>
          <w:sz w:val="22"/>
          <w:szCs w:val="22"/>
          <w:lang w:val="en-GB"/>
        </w:rPr>
        <w:t xml:space="preserve"> hOrO mO X., ‘OArt Code - AIproof Art Rescue Thesis’, accessed 16 February 2026, https://horomox.com/oart.</w:t>
      </w:r>
      <w:r w:rsidRPr="00730726">
        <w:rPr>
          <w:rFonts w:ascii="Aptos" w:hAnsi="Aptos"/>
          <w:sz w:val="22"/>
          <w:szCs w:val="22"/>
          <w:lang w:val="en-GB"/>
        </w:rPr>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rlito">
    <w:altName w:val="Calibri"/>
    <w:panose1 w:val="020B0604020202020204"/>
    <w:charset w:val="01"/>
    <w:family w:val="roman"/>
    <w:pitch w:val="variable"/>
  </w:font>
  <w:font w:name="DejaVu Sans">
    <w:panose1 w:val="020B0604020202020204"/>
    <w:charset w:val="00"/>
    <w:family w:val="roman"/>
    <w:pitch w:val="default"/>
  </w:font>
  <w:font w:name="Droid Sans">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7CB6" w14:textId="77777777" w:rsidR="00885C34" w:rsidRDefault="00000000">
    <w:pPr>
      <w:pStyle w:val="Footer"/>
      <w:ind w:right="360"/>
    </w:pPr>
    <w:r>
      <w:rPr>
        <w:noProof/>
      </w:rPr>
      <mc:AlternateContent>
        <mc:Choice Requires="wps">
          <w:drawing>
            <wp:anchor distT="0" distB="0" distL="0" distR="0" simplePos="0" relativeHeight="251658752" behindDoc="1" locked="0" layoutInCell="0" allowOverlap="1" wp14:anchorId="4AB862C0" wp14:editId="746BBC71">
              <wp:simplePos x="0" y="0"/>
              <wp:positionH relativeFrom="margin">
                <wp:align>right</wp:align>
              </wp:positionH>
              <wp:positionV relativeFrom="paragraph">
                <wp:posOffset>635</wp:posOffset>
              </wp:positionV>
              <wp:extent cx="14605" cy="14605"/>
              <wp:effectExtent l="0" t="0" r="0" b="0"/>
              <wp:wrapNone/>
              <wp:docPr id="2"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402567136"/>
                            <w:docPartObj>
                              <w:docPartGallery w:val="Page Numbers (Bottom of Page)"/>
                              <w:docPartUnique/>
                            </w:docPartObj>
                          </w:sdtPr>
                          <w:sdtContent>
                            <w:p w14:paraId="3C358549" w14:textId="77777777" w:rsidR="00885C34"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rect w14:anchorId="4AB862C0" id="Frame1" o:spid="_x0000_s1026" style="position:absolute;margin-left:-50.05pt;margin-top:.05pt;width:1.15pt;height:1.15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" o:allowincell="f" filled="f" stroked="f" strokeweight="0">
              <v:textbox style="mso-fit-shape-to-text:t" inset="0,0,0,0">
                <w:txbxContent>
                  <w:sdt>
                    <w:sdtPr>
                      <w:id w:val="1402567136"/>
                      <w:docPartObj>
                        <w:docPartGallery w:val="Page Numbers (Bottom of Page)"/>
                        <w:docPartUnique/>
                      </w:docPartObj>
                    </w:sdtPr>
                    <w:sdtContent>
                      <w:p w14:paraId="3C358549" w14:textId="77777777" w:rsidR="00885C34"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C963" w14:textId="6600759B" w:rsidR="00885C34" w:rsidRDefault="00000000">
    <w:pPr>
      <w:pStyle w:val="Footer"/>
      <w:ind w:right="360"/>
      <w:rPr>
        <w:rFonts w:ascii="Times New Roman" w:eastAsia="Times New Roman" w:hAnsi="Times New Roman" w:cs="Times New Roman"/>
        <w:kern w:val="0"/>
        <w:sz w:val="16"/>
        <w:szCs w:val="16"/>
        <w:lang w:val="en-US" w:eastAsia="en-GB"/>
        <w14:ligatures w14:val="none"/>
      </w:rPr>
    </w:pPr>
    <w:r>
      <w:rPr>
        <w:rFonts w:ascii="Times New Roman" w:eastAsia="Times New Roman" w:hAnsi="Times New Roman" w:cs="Times New Roman"/>
        <w:noProof/>
        <w:kern w:val="0"/>
        <w:sz w:val="16"/>
        <w:szCs w:val="16"/>
        <w:lang w:val="en-US" w:eastAsia="en-GB"/>
        <w14:ligatures w14:val="none"/>
      </w:rPr>
      <mc:AlternateContent>
        <mc:Choice Requires="wps">
          <w:drawing>
            <wp:anchor distT="0" distB="0" distL="0" distR="0" simplePos="0" relativeHeight="251656704" behindDoc="1" locked="0" layoutInCell="0" allowOverlap="1" wp14:anchorId="1073E219" wp14:editId="64292838">
              <wp:simplePos x="0" y="0"/>
              <wp:positionH relativeFrom="margin">
                <wp:align>right</wp:align>
              </wp:positionH>
              <wp:positionV relativeFrom="paragraph">
                <wp:posOffset>635</wp:posOffset>
              </wp:positionV>
              <wp:extent cx="280035" cy="115570"/>
              <wp:effectExtent l="0" t="0" r="0" b="0"/>
              <wp:wrapNone/>
              <wp:docPr id="4" name="Frame2"/>
              <wp:cNvGraphicFramePr/>
              <a:graphic xmlns:a="http://schemas.openxmlformats.org/drawingml/2006/main">
                <a:graphicData uri="http://schemas.microsoft.com/office/word/2010/wordprocessingShape">
                  <wps:wsp>
                    <wps:cNvSpPr/>
                    <wps:spPr>
                      <a:xfrm>
                        <a:off x="0" y="0"/>
                        <a:ext cx="280080" cy="1155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464297517"/>
                            <w:docPartObj>
                              <w:docPartGallery w:val="Page Numbers (Bottom of Page)"/>
                              <w:docPartUnique/>
                            </w:docPartObj>
                          </w:sdtPr>
                          <w:sdtContent>
                            <w:p w14:paraId="17DAF162" w14:textId="77777777" w:rsidR="00885C34" w:rsidRDefault="00000000">
                              <w:pPr>
                                <w:pStyle w:val="Footer"/>
                                <w:ind w:right="360"/>
                                <w:rPr>
                                  <w:rFonts w:ascii="Times New Roman" w:eastAsia="Times New Roman" w:hAnsi="Times New Roman" w:cs="Times New Roman"/>
                                  <w:kern w:val="0"/>
                                  <w:sz w:val="16"/>
                                  <w:szCs w:val="16"/>
                                  <w:lang w:val="en-US" w:eastAsia="en-GB"/>
                                  <w14:ligatures w14:val="none"/>
                                </w:rPr>
                              </w:pPr>
                              <w:r>
                                <w:rPr>
                                  <w:rFonts w:ascii="Times New Roman" w:eastAsia="Times New Roman" w:hAnsi="Times New Roman" w:cs="Times New Roman"/>
                                  <w:kern w:val="0"/>
                                  <w:sz w:val="16"/>
                                  <w:szCs w:val="16"/>
                                  <w:lang w:val="en-US" w:eastAsia="en-GB"/>
                                </w:rPr>
                                <w:fldChar w:fldCharType="begin"/>
                              </w:r>
                              <w:r>
                                <w:rPr>
                                  <w:rFonts w:ascii="Times New Roman" w:eastAsia="Times New Roman" w:hAnsi="Times New Roman" w:cs="Times New Roman"/>
                                  <w:kern w:val="0"/>
                                  <w:sz w:val="16"/>
                                  <w:szCs w:val="16"/>
                                  <w:lang w:val="en-US" w:eastAsia="en-GB"/>
                                </w:rPr>
                                <w:instrText xml:space="preserve"> PAGE </w:instrText>
                              </w:r>
                              <w:r>
                                <w:rPr>
                                  <w:rFonts w:ascii="Times New Roman" w:eastAsia="Times New Roman" w:hAnsi="Times New Roman" w:cs="Times New Roman"/>
                                  <w:kern w:val="0"/>
                                  <w:sz w:val="16"/>
                                  <w:szCs w:val="16"/>
                                  <w:lang w:val="en-US" w:eastAsia="en-GB"/>
                                </w:rPr>
                                <w:fldChar w:fldCharType="separate"/>
                              </w:r>
                              <w:r>
                                <w:rPr>
                                  <w:rFonts w:ascii="Times New Roman" w:eastAsia="Times New Roman" w:hAnsi="Times New Roman" w:cs="Times New Roman"/>
                                  <w:kern w:val="0"/>
                                  <w:sz w:val="16"/>
                                  <w:szCs w:val="16"/>
                                  <w:lang w:val="en-US" w:eastAsia="en-GB"/>
                                </w:rPr>
                                <w:t>7</w:t>
                              </w:r>
                              <w:r>
                                <w:rPr>
                                  <w:rFonts w:ascii="Times New Roman" w:eastAsia="Times New Roman" w:hAnsi="Times New Roman" w:cs="Times New Roman"/>
                                  <w:kern w:val="0"/>
                                  <w:sz w:val="16"/>
                                  <w:szCs w:val="16"/>
                                  <w:lang w:val="en-US" w:eastAsia="en-GB"/>
                                </w:rPr>
                                <w:fldChar w:fldCharType="end"/>
                              </w:r>
                            </w:p>
                          </w:sdtContent>
                        </w:sdt>
                      </w:txbxContent>
                    </wps:txbx>
                    <wps:bodyPr lIns="0" tIns="0" rIns="0" bIns="0" anchor="t">
                      <a:spAutoFit/>
                    </wps:bodyPr>
                  </wps:wsp>
                </a:graphicData>
              </a:graphic>
            </wp:anchor>
          </w:drawing>
        </mc:Choice>
        <mc:Fallback>
          <w:pict>
            <v:rect w14:anchorId="1073E219" id="Frame2" o:spid="_x0000_s1027" style="position:absolute;margin-left:-29.15pt;margin-top:.05pt;width:22.05pt;height:9.1pt;z-index:-25165977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" o:allowincell="f" filled="f" stroked="f" strokeweight="0">
              <v:textbox style="mso-fit-shape-to-text:t" inset="0,0,0,0">
                <w:txbxContent>
                  <w:sdt>
                    <w:sdtPr>
                      <w:id w:val="464297517"/>
                      <w:docPartObj>
                        <w:docPartGallery w:val="Page Numbers (Bottom of Page)"/>
                        <w:docPartUnique/>
                      </w:docPartObj>
                    </w:sdtPr>
                    <w:sdtContent>
                      <w:p w14:paraId="17DAF162" w14:textId="77777777" w:rsidR="00885C34" w:rsidRDefault="00000000">
                        <w:pPr>
                          <w:pStyle w:val="Footer"/>
                          <w:ind w:right="360"/>
                          <w:rPr>
                            <w:rFonts w:ascii="Times New Roman" w:eastAsia="Times New Roman" w:hAnsi="Times New Roman" w:cs="Times New Roman"/>
                            <w:kern w:val="0"/>
                            <w:sz w:val="16"/>
                            <w:szCs w:val="16"/>
                            <w:lang w:val="en-US" w:eastAsia="en-GB"/>
                            <w14:ligatures w14:val="none"/>
                          </w:rPr>
                        </w:pPr>
                        <w:r>
                          <w:rPr>
                            <w:rFonts w:ascii="Times New Roman" w:eastAsia="Times New Roman" w:hAnsi="Times New Roman" w:cs="Times New Roman"/>
                            <w:kern w:val="0"/>
                            <w:sz w:val="16"/>
                            <w:szCs w:val="16"/>
                            <w:lang w:val="en-US" w:eastAsia="en-GB"/>
                          </w:rPr>
                          <w:fldChar w:fldCharType="begin"/>
                        </w:r>
                        <w:r>
                          <w:rPr>
                            <w:rFonts w:ascii="Times New Roman" w:eastAsia="Times New Roman" w:hAnsi="Times New Roman" w:cs="Times New Roman"/>
                            <w:kern w:val="0"/>
                            <w:sz w:val="16"/>
                            <w:szCs w:val="16"/>
                            <w:lang w:val="en-US" w:eastAsia="en-GB"/>
                          </w:rPr>
                          <w:instrText xml:space="preserve"> PAGE </w:instrText>
                        </w:r>
                        <w:r>
                          <w:rPr>
                            <w:rFonts w:ascii="Times New Roman" w:eastAsia="Times New Roman" w:hAnsi="Times New Roman" w:cs="Times New Roman"/>
                            <w:kern w:val="0"/>
                            <w:sz w:val="16"/>
                            <w:szCs w:val="16"/>
                            <w:lang w:val="en-US" w:eastAsia="en-GB"/>
                          </w:rPr>
                          <w:fldChar w:fldCharType="separate"/>
                        </w:r>
                        <w:r>
                          <w:rPr>
                            <w:rFonts w:ascii="Times New Roman" w:eastAsia="Times New Roman" w:hAnsi="Times New Roman" w:cs="Times New Roman"/>
                            <w:kern w:val="0"/>
                            <w:sz w:val="16"/>
                            <w:szCs w:val="16"/>
                            <w:lang w:val="en-US" w:eastAsia="en-GB"/>
                          </w:rPr>
                          <w:t>7</w:t>
                        </w:r>
                        <w:r>
                          <w:rPr>
                            <w:rFonts w:ascii="Times New Roman" w:eastAsia="Times New Roman" w:hAnsi="Times New Roman" w:cs="Times New Roman"/>
                            <w:kern w:val="0"/>
                            <w:sz w:val="16"/>
                            <w:szCs w:val="16"/>
                            <w:lang w:val="en-US" w:eastAsia="en-GB"/>
                          </w:rPr>
                          <w:fldChar w:fldCharType="end"/>
                        </w:r>
                      </w:p>
                    </w:sdtContent>
                  </w:sdt>
                </w:txbxContent>
              </v:textbox>
              <w10:wrap anchorx="margin"/>
            </v:rect>
          </w:pict>
        </mc:Fallback>
      </mc:AlternateContent>
    </w:r>
    <w:r>
      <w:rPr>
        <w:rFonts w:ascii="Times New Roman" w:eastAsia="Times New Roman" w:hAnsi="Times New Roman" w:cs="Times New Roman"/>
        <w:kern w:val="0"/>
        <w:sz w:val="16"/>
        <w:szCs w:val="16"/>
        <w:lang w:val="en-US" w:eastAsia="en-GB"/>
        <w14:ligatures w14:val="none"/>
      </w:rPr>
      <w:t>Daniel L. Lythgoe</w:t>
    </w:r>
    <w:r w:rsidR="00A2553E">
      <w:rPr>
        <w:rFonts w:ascii="Times New Roman" w:eastAsia="Times New Roman" w:hAnsi="Times New Roman" w:cs="Times New Roman"/>
        <w:kern w:val="0"/>
        <w:sz w:val="16"/>
        <w:szCs w:val="16"/>
        <w:lang w:val="en-US" w:eastAsia="en-GB"/>
        <w14:ligatures w14:val="none"/>
      </w:rPr>
      <w:tab/>
      <w:t>“</w:t>
    </w:r>
    <w:proofErr w:type="spellStart"/>
    <w:r>
      <w:rPr>
        <w:rFonts w:ascii="Times New Roman" w:eastAsia="Times New Roman" w:hAnsi="Times New Roman" w:cs="Times New Roman"/>
        <w:kern w:val="0"/>
        <w:sz w:val="16"/>
        <w:szCs w:val="16"/>
        <w:lang w:val="en-US" w:eastAsia="en-GB"/>
        <w14:ligatures w14:val="none"/>
      </w:rPr>
      <w:t>haha</w:t>
    </w:r>
    <w:proofErr w:type="spellEnd"/>
    <w:r>
      <w:rPr>
        <w:rFonts w:ascii="Times New Roman" w:eastAsia="Times New Roman" w:hAnsi="Times New Roman" w:cs="Times New Roman"/>
        <w:kern w:val="0"/>
        <w:sz w:val="16"/>
        <w:szCs w:val="16"/>
        <w:lang w:val="en-US" w:eastAsia="en-GB"/>
        <w14:ligatures w14:val="none"/>
      </w:rPr>
      <w:t xml:space="preserve"> that’s so </w:t>
    </w:r>
    <w:r w:rsidR="00A64A1E">
      <w:rPr>
        <w:rFonts w:ascii="Times New Roman" w:eastAsia="Times New Roman" w:hAnsi="Times New Roman" w:cs="Times New Roman"/>
        <w:kern w:val="0"/>
        <w:sz w:val="16"/>
        <w:szCs w:val="16"/>
        <w:lang w:val="en-US" w:eastAsia="en-GB"/>
        <w14:ligatures w14:val="none"/>
      </w:rPr>
      <w:t>Random</w:t>
    </w:r>
    <w:r w:rsidR="00A2553E">
      <w:rPr>
        <w:rFonts w:ascii="Times New Roman" w:eastAsia="Times New Roman" w:hAnsi="Times New Roman" w:cs="Times New Roman"/>
        <w:kern w:val="0"/>
        <w:sz w:val="16"/>
        <w:szCs w:val="16"/>
        <w:lang w:val="en-US" w:eastAsia="en-GB"/>
        <w14:ligatures w14:val="none"/>
      </w:rPr>
      <w:t xml:space="preserve">”, Occidentalism WS 25/26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A1F0E" w14:textId="77777777" w:rsidR="00885C34" w:rsidRDefault="00000000">
    <w:pPr>
      <w:pStyle w:val="Footer"/>
      <w:ind w:right="360"/>
      <w:rPr>
        <w:rFonts w:ascii="Times New Roman" w:eastAsia="Times New Roman" w:hAnsi="Times New Roman" w:cs="Times New Roman"/>
        <w:kern w:val="0"/>
        <w:sz w:val="16"/>
        <w:szCs w:val="16"/>
        <w:lang w:val="en-US" w:eastAsia="en-GB"/>
        <w14:ligatures w14:val="none"/>
      </w:rPr>
    </w:pPr>
    <w:r>
      <w:rPr>
        <w:rFonts w:ascii="Times New Roman" w:eastAsia="Times New Roman" w:hAnsi="Times New Roman" w:cs="Times New Roman"/>
        <w:noProof/>
        <w:kern w:val="0"/>
        <w:sz w:val="16"/>
        <w:szCs w:val="16"/>
        <w:lang w:val="en-US" w:eastAsia="en-GB"/>
        <w14:ligatures w14:val="none"/>
      </w:rPr>
      <mc:AlternateContent>
        <mc:Choice Requires="wps">
          <w:drawing>
            <wp:anchor distT="0" distB="0" distL="0" distR="0" simplePos="0" relativeHeight="251657728" behindDoc="1" locked="0" layoutInCell="0" allowOverlap="1" wp14:anchorId="1073E219" wp14:editId="19F8DF36">
              <wp:simplePos x="0" y="0"/>
              <wp:positionH relativeFrom="margin">
                <wp:align>right</wp:align>
              </wp:positionH>
              <wp:positionV relativeFrom="paragraph">
                <wp:posOffset>635</wp:posOffset>
              </wp:positionV>
              <wp:extent cx="280035" cy="115570"/>
              <wp:effectExtent l="0" t="0" r="0" b="0"/>
              <wp:wrapNone/>
              <wp:docPr id="6" name="Frame2"/>
              <wp:cNvGraphicFramePr/>
              <a:graphic xmlns:a="http://schemas.openxmlformats.org/drawingml/2006/main">
                <a:graphicData uri="http://schemas.microsoft.com/office/word/2010/wordprocessingShape">
                  <wps:wsp>
                    <wps:cNvSpPr/>
                    <wps:spPr>
                      <a:xfrm>
                        <a:off x="0" y="0"/>
                        <a:ext cx="280080" cy="1155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438916856"/>
                            <w:docPartObj>
                              <w:docPartGallery w:val="Page Numbers (Bottom of Page)"/>
                              <w:docPartUnique/>
                            </w:docPartObj>
                          </w:sdtPr>
                          <w:sdtContent>
                            <w:p w14:paraId="0856C5B5" w14:textId="77777777" w:rsidR="00885C34" w:rsidRDefault="00000000">
                              <w:pPr>
                                <w:pStyle w:val="Footer"/>
                                <w:ind w:right="360"/>
                                <w:rPr>
                                  <w:rFonts w:ascii="Times New Roman" w:eastAsia="Times New Roman" w:hAnsi="Times New Roman" w:cs="Times New Roman"/>
                                  <w:kern w:val="0"/>
                                  <w:sz w:val="16"/>
                                  <w:szCs w:val="16"/>
                                  <w:lang w:val="en-US" w:eastAsia="en-GB"/>
                                  <w14:ligatures w14:val="none"/>
                                </w:rPr>
                              </w:pPr>
                              <w:r>
                                <w:rPr>
                                  <w:rFonts w:ascii="Times New Roman" w:eastAsia="Times New Roman" w:hAnsi="Times New Roman" w:cs="Times New Roman"/>
                                  <w:kern w:val="0"/>
                                  <w:sz w:val="16"/>
                                  <w:szCs w:val="16"/>
                                  <w:lang w:val="en-US" w:eastAsia="en-GB"/>
                                </w:rPr>
                                <w:fldChar w:fldCharType="begin"/>
                              </w:r>
                              <w:r>
                                <w:rPr>
                                  <w:rFonts w:ascii="Times New Roman" w:eastAsia="Times New Roman" w:hAnsi="Times New Roman" w:cs="Times New Roman"/>
                                  <w:kern w:val="0"/>
                                  <w:sz w:val="16"/>
                                  <w:szCs w:val="16"/>
                                  <w:lang w:val="en-US" w:eastAsia="en-GB"/>
                                </w:rPr>
                                <w:instrText xml:space="preserve"> PAGE </w:instrText>
                              </w:r>
                              <w:r>
                                <w:rPr>
                                  <w:rFonts w:ascii="Times New Roman" w:eastAsia="Times New Roman" w:hAnsi="Times New Roman" w:cs="Times New Roman"/>
                                  <w:kern w:val="0"/>
                                  <w:sz w:val="16"/>
                                  <w:szCs w:val="16"/>
                                  <w:lang w:val="en-US" w:eastAsia="en-GB"/>
                                </w:rPr>
                                <w:fldChar w:fldCharType="separate"/>
                              </w:r>
                              <w:r>
                                <w:rPr>
                                  <w:rFonts w:ascii="Times New Roman" w:eastAsia="Times New Roman" w:hAnsi="Times New Roman" w:cs="Times New Roman"/>
                                  <w:kern w:val="0"/>
                                  <w:sz w:val="16"/>
                                  <w:szCs w:val="16"/>
                                  <w:lang w:val="en-US" w:eastAsia="en-GB"/>
                                </w:rPr>
                                <w:t>7</w:t>
                              </w:r>
                              <w:r>
                                <w:rPr>
                                  <w:rFonts w:ascii="Times New Roman" w:eastAsia="Times New Roman" w:hAnsi="Times New Roman" w:cs="Times New Roman"/>
                                  <w:kern w:val="0"/>
                                  <w:sz w:val="16"/>
                                  <w:szCs w:val="16"/>
                                  <w:lang w:val="en-US" w:eastAsia="en-GB"/>
                                </w:rPr>
                                <w:fldChar w:fldCharType="end"/>
                              </w:r>
                            </w:p>
                          </w:sdtContent>
                        </w:sdt>
                      </w:txbxContent>
                    </wps:txbx>
                    <wps:bodyPr lIns="0" tIns="0" rIns="0" bIns="0" anchor="t">
                      <a:spAutoFit/>
                    </wps:bodyPr>
                  </wps:wsp>
                </a:graphicData>
              </a:graphic>
            </wp:anchor>
          </w:drawing>
        </mc:Choice>
        <mc:Fallback>
          <w:pict>
            <v:rect w14:anchorId="1073E219" id="_x0000_s1028" style="position:absolute;margin-left:-29.15pt;margin-top:.05pt;width:22.05pt;height:9.1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" o:allowincell="f" filled="f" stroked="f" strokeweight="0">
              <v:textbox style="mso-fit-shape-to-text:t" inset="0,0,0,0">
                <w:txbxContent>
                  <w:sdt>
                    <w:sdtPr>
                      <w:id w:val="1438916856"/>
                      <w:docPartObj>
                        <w:docPartGallery w:val="Page Numbers (Bottom of Page)"/>
                        <w:docPartUnique/>
                      </w:docPartObj>
                    </w:sdtPr>
                    <w:sdtContent>
                      <w:p w14:paraId="0856C5B5" w14:textId="77777777" w:rsidR="00885C34" w:rsidRDefault="00000000">
                        <w:pPr>
                          <w:pStyle w:val="Footer"/>
                          <w:ind w:right="360"/>
                          <w:rPr>
                            <w:rFonts w:ascii="Times New Roman" w:eastAsia="Times New Roman" w:hAnsi="Times New Roman" w:cs="Times New Roman"/>
                            <w:kern w:val="0"/>
                            <w:sz w:val="16"/>
                            <w:szCs w:val="16"/>
                            <w:lang w:val="en-US" w:eastAsia="en-GB"/>
                            <w14:ligatures w14:val="none"/>
                          </w:rPr>
                        </w:pPr>
                        <w:r>
                          <w:rPr>
                            <w:rFonts w:ascii="Times New Roman" w:eastAsia="Times New Roman" w:hAnsi="Times New Roman" w:cs="Times New Roman"/>
                            <w:kern w:val="0"/>
                            <w:sz w:val="16"/>
                            <w:szCs w:val="16"/>
                            <w:lang w:val="en-US" w:eastAsia="en-GB"/>
                          </w:rPr>
                          <w:fldChar w:fldCharType="begin"/>
                        </w:r>
                        <w:r>
                          <w:rPr>
                            <w:rFonts w:ascii="Times New Roman" w:eastAsia="Times New Roman" w:hAnsi="Times New Roman" w:cs="Times New Roman"/>
                            <w:kern w:val="0"/>
                            <w:sz w:val="16"/>
                            <w:szCs w:val="16"/>
                            <w:lang w:val="en-US" w:eastAsia="en-GB"/>
                          </w:rPr>
                          <w:instrText xml:space="preserve"> PAGE </w:instrText>
                        </w:r>
                        <w:r>
                          <w:rPr>
                            <w:rFonts w:ascii="Times New Roman" w:eastAsia="Times New Roman" w:hAnsi="Times New Roman" w:cs="Times New Roman"/>
                            <w:kern w:val="0"/>
                            <w:sz w:val="16"/>
                            <w:szCs w:val="16"/>
                            <w:lang w:val="en-US" w:eastAsia="en-GB"/>
                          </w:rPr>
                          <w:fldChar w:fldCharType="separate"/>
                        </w:r>
                        <w:r>
                          <w:rPr>
                            <w:rFonts w:ascii="Times New Roman" w:eastAsia="Times New Roman" w:hAnsi="Times New Roman" w:cs="Times New Roman"/>
                            <w:kern w:val="0"/>
                            <w:sz w:val="16"/>
                            <w:szCs w:val="16"/>
                            <w:lang w:val="en-US" w:eastAsia="en-GB"/>
                          </w:rPr>
                          <w:t>7</w:t>
                        </w:r>
                        <w:r>
                          <w:rPr>
                            <w:rFonts w:ascii="Times New Roman" w:eastAsia="Times New Roman" w:hAnsi="Times New Roman" w:cs="Times New Roman"/>
                            <w:kern w:val="0"/>
                            <w:sz w:val="16"/>
                            <w:szCs w:val="16"/>
                            <w:lang w:val="en-US" w:eastAsia="en-GB"/>
                          </w:rPr>
                          <w:fldChar w:fldCharType="end"/>
                        </w:r>
                      </w:p>
                    </w:sdtContent>
                  </w:sdt>
                </w:txbxContent>
              </v:textbox>
              <w10:wrap anchorx="margin"/>
            </v:rect>
          </w:pict>
        </mc:Fallback>
      </mc:AlternateContent>
    </w:r>
    <w:r>
      <w:rPr>
        <w:rFonts w:ascii="Times New Roman" w:eastAsia="Times New Roman" w:hAnsi="Times New Roman" w:cs="Times New Roman"/>
        <w:kern w:val="0"/>
        <w:sz w:val="16"/>
        <w:szCs w:val="16"/>
        <w:lang w:val="en-US" w:eastAsia="en-GB"/>
        <w14:ligatures w14:val="none"/>
      </w:rPr>
      <w:t xml:space="preserve">Daniel L. Lythgoe – </w:t>
    </w:r>
    <w:proofErr w:type="spellStart"/>
    <w:r>
      <w:rPr>
        <w:rFonts w:ascii="Times New Roman" w:eastAsia="Times New Roman" w:hAnsi="Times New Roman" w:cs="Times New Roman"/>
        <w:kern w:val="0"/>
        <w:sz w:val="16"/>
        <w:szCs w:val="16"/>
        <w:lang w:val="en-US" w:eastAsia="en-GB"/>
        <w14:ligatures w14:val="none"/>
      </w:rPr>
      <w:t>haha</w:t>
    </w:r>
    <w:proofErr w:type="spellEnd"/>
    <w:r>
      <w:rPr>
        <w:rFonts w:ascii="Times New Roman" w:eastAsia="Times New Roman" w:hAnsi="Times New Roman" w:cs="Times New Roman"/>
        <w:kern w:val="0"/>
        <w:sz w:val="16"/>
        <w:szCs w:val="16"/>
        <w:lang w:val="en-US" w:eastAsia="en-GB"/>
        <w14:ligatures w14:val="none"/>
      </w:rPr>
      <w:t xml:space="preserve"> that’s so random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86793" w14:textId="77777777" w:rsidR="005A3E1C" w:rsidRDefault="005A3E1C">
      <w:pPr>
        <w:spacing w:after="0" w:line="240" w:lineRule="auto"/>
      </w:pPr>
      <w:r>
        <w:separator/>
      </w:r>
    </w:p>
  </w:footnote>
  <w:footnote w:type="continuationSeparator" w:id="0">
    <w:p w14:paraId="286F6564" w14:textId="77777777" w:rsidR="005A3E1C" w:rsidRDefault="005A3E1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ythgoe, Daniel (IESL)">
    <w15:presenceInfo w15:providerId="AD" w15:userId="S::fs9614@kit.edu::ec531835-6eb1-4ebd-80c9-2f3e3bf8c0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C34"/>
    <w:rsid w:val="00104494"/>
    <w:rsid w:val="00135DE6"/>
    <w:rsid w:val="00142E15"/>
    <w:rsid w:val="00234507"/>
    <w:rsid w:val="002345B9"/>
    <w:rsid w:val="00252247"/>
    <w:rsid w:val="00405487"/>
    <w:rsid w:val="00516209"/>
    <w:rsid w:val="00534C67"/>
    <w:rsid w:val="00555BC9"/>
    <w:rsid w:val="005A3E1C"/>
    <w:rsid w:val="006D3714"/>
    <w:rsid w:val="00730726"/>
    <w:rsid w:val="00766934"/>
    <w:rsid w:val="0077412D"/>
    <w:rsid w:val="007B6CD4"/>
    <w:rsid w:val="007E06A6"/>
    <w:rsid w:val="00822BCB"/>
    <w:rsid w:val="00885C34"/>
    <w:rsid w:val="00912822"/>
    <w:rsid w:val="009D3E80"/>
    <w:rsid w:val="009E251A"/>
    <w:rsid w:val="00A2553E"/>
    <w:rsid w:val="00A64A1E"/>
    <w:rsid w:val="00A948B9"/>
    <w:rsid w:val="00AB520A"/>
    <w:rsid w:val="00B544A7"/>
    <w:rsid w:val="00B827AB"/>
    <w:rsid w:val="00C87730"/>
    <w:rsid w:val="00CA032C"/>
    <w:rsid w:val="00CF3BC3"/>
    <w:rsid w:val="00D71998"/>
    <w:rsid w:val="00E76D77"/>
    <w:rsid w:val="00EC0B6E"/>
    <w:rsid w:val="00EC58A1"/>
    <w:rsid w:val="00FB3D44"/>
  </w:rsids>
  <m:mathPr>
    <m:mathFont m:val="Cambria Math"/>
    <m:brkBin m:val="before"/>
    <m:brkBinSub m:val="--"/>
    <m:smallFrac m:val="0"/>
    <m:dispDef/>
    <m:lMargin m:val="0"/>
    <m:rMargin m:val="0"/>
    <m:defJc m:val="centerGroup"/>
    <m:wrapIndent m:val="1440"/>
    <m:intLim m:val="subSup"/>
    <m:naryLim m:val="undOvr"/>
  </m:mathPr>
  <w:themeFontLang w:val="en-DE"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DEF42B6"/>
  <w15:docId w15:val="{7D11A3C5-4C22-604C-B4F7-0B817627C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168"/>
    <w:pPr>
      <w:spacing w:after="160" w:line="276" w:lineRule="auto"/>
    </w:pPr>
  </w:style>
  <w:style w:type="paragraph" w:styleId="Heading1">
    <w:name w:val="heading 1"/>
    <w:basedOn w:val="Normal"/>
    <w:next w:val="Normal"/>
    <w:link w:val="Heading1Char"/>
    <w:uiPriority w:val="9"/>
    <w:qFormat/>
    <w:rsid w:val="00674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4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74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674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674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674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674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674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74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74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74D6F"/>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74D6F"/>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74D6F"/>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74D6F"/>
    <w:rPr>
      <w:i/>
      <w:iCs/>
      <w:color w:val="404040" w:themeColor="text1" w:themeTint="BF"/>
    </w:rPr>
  </w:style>
  <w:style w:type="character" w:styleId="IntenseEmphasis">
    <w:name w:val="Intense Emphasis"/>
    <w:basedOn w:val="DefaultParagraphFont"/>
    <w:uiPriority w:val="21"/>
    <w:qFormat/>
    <w:rsid w:val="00674D6F"/>
    <w:rPr>
      <w:i/>
      <w:iCs/>
      <w:color w:val="0F4761" w:themeColor="accent1" w:themeShade="BF"/>
    </w:rPr>
  </w:style>
  <w:style w:type="character" w:customStyle="1" w:styleId="IntenseQuoteChar">
    <w:name w:val="Intense Quote Char"/>
    <w:basedOn w:val="DefaultParagraphFont"/>
    <w:link w:val="IntenseQuote"/>
    <w:uiPriority w:val="30"/>
    <w:qFormat/>
    <w:rsid w:val="00674D6F"/>
    <w:rPr>
      <w:i/>
      <w:iCs/>
      <w:color w:val="0F4761" w:themeColor="accent1" w:themeShade="BF"/>
    </w:rPr>
  </w:style>
  <w:style w:type="character" w:styleId="IntenseReference">
    <w:name w:val="Intense Reference"/>
    <w:basedOn w:val="DefaultParagraphFont"/>
    <w:uiPriority w:val="32"/>
    <w:qFormat/>
    <w:rsid w:val="00674D6F"/>
    <w:rPr>
      <w:b/>
      <w:bCs/>
      <w:smallCaps/>
      <w:color w:val="0F4761" w:themeColor="accent1" w:themeShade="BF"/>
      <w:spacing w:val="5"/>
    </w:rPr>
  </w:style>
  <w:style w:type="character" w:styleId="Strong">
    <w:name w:val="Strong"/>
    <w:basedOn w:val="DefaultParagraphFont"/>
    <w:uiPriority w:val="22"/>
    <w:qFormat/>
    <w:rsid w:val="00674D6F"/>
    <w:rPr>
      <w:b/>
      <w:bCs/>
    </w:rPr>
  </w:style>
  <w:style w:type="character" w:styleId="Emphasis">
    <w:name w:val="Emphasis"/>
    <w:basedOn w:val="DefaultParagraphFont"/>
    <w:uiPriority w:val="20"/>
    <w:qFormat/>
    <w:rsid w:val="00674D6F"/>
    <w:rPr>
      <w:i/>
      <w:iCs/>
    </w:rPr>
  </w:style>
  <w:style w:type="character" w:styleId="PlaceholderText">
    <w:name w:val="Placeholder Text"/>
    <w:basedOn w:val="DefaultParagraphFont"/>
    <w:uiPriority w:val="99"/>
    <w:semiHidden/>
    <w:qFormat/>
    <w:rsid w:val="00674D6F"/>
    <w:rPr>
      <w:color w:val="666666"/>
    </w:rPr>
  </w:style>
  <w:style w:type="character" w:customStyle="1" w:styleId="FootnoteTextChar">
    <w:name w:val="Footnote Text Char"/>
    <w:basedOn w:val="DefaultParagraphFont"/>
    <w:link w:val="FootnoteText"/>
    <w:uiPriority w:val="99"/>
    <w:semiHidden/>
    <w:qFormat/>
    <w:rsid w:val="00D141C9"/>
    <w:rPr>
      <w:sz w:val="20"/>
      <w:szCs w:val="20"/>
    </w:rPr>
  </w:style>
  <w:style w:type="character" w:customStyle="1" w:styleId="FootnoteCharacters">
    <w:name w:val="Footnote Characters"/>
    <w:uiPriority w:val="99"/>
    <w:semiHidden/>
    <w:unhideWhenUsed/>
    <w:qFormat/>
    <w:rsid w:val="00D141C9"/>
    <w:rPr>
      <w:vertAlign w:val="superscript"/>
    </w:rPr>
  </w:style>
  <w:style w:type="character" w:customStyle="1" w:styleId="FootnoteAnchor">
    <w:name w:val="Footnote Anchor"/>
    <w:rPr>
      <w:vertAlign w:val="superscript"/>
    </w:rPr>
  </w:style>
  <w:style w:type="character" w:customStyle="1" w:styleId="HeaderChar">
    <w:name w:val="Header Char"/>
    <w:basedOn w:val="DefaultParagraphFont"/>
    <w:link w:val="Header"/>
    <w:uiPriority w:val="99"/>
    <w:qFormat/>
    <w:rsid w:val="002F7857"/>
  </w:style>
  <w:style w:type="character" w:customStyle="1" w:styleId="FooterChar">
    <w:name w:val="Footer Char"/>
    <w:basedOn w:val="DefaultParagraphFont"/>
    <w:link w:val="Footer"/>
    <w:uiPriority w:val="99"/>
    <w:qFormat/>
    <w:rsid w:val="002F7857"/>
  </w:style>
  <w:style w:type="character" w:styleId="PageNumber">
    <w:name w:val="page number"/>
    <w:basedOn w:val="DefaultParagraphFont"/>
    <w:uiPriority w:val="99"/>
    <w:semiHidden/>
    <w:unhideWhenUsed/>
    <w:qFormat/>
    <w:rsid w:val="002F7857"/>
  </w:style>
  <w:style w:type="character" w:customStyle="1" w:styleId="EndnoteTextChar">
    <w:name w:val="Endnote Text Char"/>
    <w:basedOn w:val="DefaultParagraphFont"/>
    <w:link w:val="EndnoteText"/>
    <w:uiPriority w:val="99"/>
    <w:semiHidden/>
    <w:qFormat/>
    <w:rsid w:val="00646E41"/>
    <w:rPr>
      <w:sz w:val="20"/>
      <w:szCs w:val="20"/>
    </w:rPr>
  </w:style>
  <w:style w:type="character" w:customStyle="1" w:styleId="EndnoteCharacters">
    <w:name w:val="Endnote Characters"/>
    <w:uiPriority w:val="99"/>
    <w:semiHidden/>
    <w:unhideWhenUsed/>
    <w:qFormat/>
    <w:rsid w:val="00646E41"/>
    <w:rPr>
      <w:vertAlign w:val="superscript"/>
    </w:rPr>
  </w:style>
  <w:style w:type="character" w:customStyle="1" w:styleId="EndnoteAnchor">
    <w:name w:val="Endnote Anchor"/>
    <w:rPr>
      <w:vertAlign w:val="superscript"/>
    </w:rPr>
  </w:style>
  <w:style w:type="character" w:customStyle="1" w:styleId="highlight">
    <w:name w:val="highlight"/>
    <w:basedOn w:val="DefaultParagraphFont"/>
    <w:qFormat/>
    <w:rsid w:val="002A0C47"/>
  </w:style>
  <w:style w:type="character" w:customStyle="1" w:styleId="citation">
    <w:name w:val="citation"/>
    <w:basedOn w:val="DefaultParagraphFont"/>
    <w:qFormat/>
    <w:rsid w:val="002A0C47"/>
  </w:style>
  <w:style w:type="character" w:customStyle="1" w:styleId="citation-item">
    <w:name w:val="citation-item"/>
    <w:basedOn w:val="DefaultParagraphFont"/>
    <w:qFormat/>
    <w:rsid w:val="002A0C47"/>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B615C9"/>
    <w:rPr>
      <w:b/>
      <w:bCs/>
      <w:sz w:val="20"/>
      <w:szCs w:val="20"/>
    </w:rPr>
  </w:style>
  <w:style w:type="character" w:customStyle="1" w:styleId="whitespace-normal">
    <w:name w:val="whitespace-normal"/>
    <w:basedOn w:val="DefaultParagraphFont"/>
    <w:qFormat/>
    <w:rsid w:val="001C31FC"/>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Carlito" w:eastAsia="DejaVu Sans" w:hAnsi="Carlito" w:cs="Droid Sans"/>
      <w:sz w:val="28"/>
      <w:szCs w:val="28"/>
    </w:rPr>
  </w:style>
  <w:style w:type="paragraph" w:styleId="BodyText">
    <w:name w:val="Body Text"/>
    <w:basedOn w:val="Normal"/>
    <w:pPr>
      <w:spacing w:after="140"/>
    </w:pPr>
  </w:style>
  <w:style w:type="paragraph" w:styleId="List">
    <w:name w:val="List"/>
    <w:basedOn w:val="BodyText"/>
    <w:rPr>
      <w:rFonts w:cs="Droid Sans"/>
    </w:rPr>
  </w:style>
  <w:style w:type="paragraph" w:styleId="Caption">
    <w:name w:val="caption"/>
    <w:basedOn w:val="Normal"/>
    <w:qFormat/>
    <w:pPr>
      <w:suppressLineNumbers/>
      <w:spacing w:before="120" w:after="120"/>
    </w:pPr>
    <w:rPr>
      <w:rFonts w:cs="Droid Sans"/>
      <w:i/>
      <w:iCs/>
    </w:rPr>
  </w:style>
  <w:style w:type="paragraph" w:customStyle="1" w:styleId="Index">
    <w:name w:val="Index"/>
    <w:basedOn w:val="Normal"/>
    <w:qFormat/>
    <w:pPr>
      <w:suppressLineNumbers/>
    </w:pPr>
    <w:rPr>
      <w:rFonts w:cs="Droid Sans"/>
    </w:rPr>
  </w:style>
  <w:style w:type="paragraph" w:styleId="Title">
    <w:name w:val="Title"/>
    <w:basedOn w:val="Normal"/>
    <w:next w:val="Normal"/>
    <w:link w:val="TitleChar"/>
    <w:uiPriority w:val="10"/>
    <w:qFormat/>
    <w:rsid w:val="00674D6F"/>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74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D6F"/>
    <w:pPr>
      <w:spacing w:before="160"/>
      <w:jc w:val="center"/>
    </w:pPr>
    <w:rPr>
      <w:i/>
      <w:iCs/>
      <w:color w:val="404040" w:themeColor="text1" w:themeTint="BF"/>
    </w:rPr>
  </w:style>
  <w:style w:type="paragraph" w:styleId="ListParagraph">
    <w:name w:val="List Paragraph"/>
    <w:basedOn w:val="Normal"/>
    <w:uiPriority w:val="34"/>
    <w:qFormat/>
    <w:rsid w:val="00674D6F"/>
    <w:pPr>
      <w:ind w:left="720"/>
      <w:contextualSpacing/>
    </w:pPr>
  </w:style>
  <w:style w:type="paragraph" w:styleId="IntenseQuote">
    <w:name w:val="Intense Quote"/>
    <w:basedOn w:val="Normal"/>
    <w:next w:val="Normal"/>
    <w:link w:val="IntenseQuoteChar"/>
    <w:uiPriority w:val="30"/>
    <w:qFormat/>
    <w:rsid w:val="00674D6F"/>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674D6F"/>
    <w:pPr>
      <w:spacing w:beforeAutospacing="1" w:afterAutospacing="1" w:line="240" w:lineRule="auto"/>
    </w:pPr>
    <w:rPr>
      <w:rFonts w:ascii="Times New Roman" w:eastAsia="Times New Roman" w:hAnsi="Times New Roman" w:cs="Times New Roman"/>
      <w:kern w:val="0"/>
      <w:lang w:eastAsia="en-GB"/>
      <w14:ligatures w14:val="none"/>
    </w:rPr>
  </w:style>
  <w:style w:type="paragraph" w:styleId="FootnoteText">
    <w:name w:val="footnote text"/>
    <w:basedOn w:val="Normal"/>
    <w:link w:val="FootnoteTextChar"/>
    <w:uiPriority w:val="99"/>
    <w:semiHidden/>
    <w:unhideWhenUsed/>
    <w:rsid w:val="00D141C9"/>
    <w:pPr>
      <w:spacing w:after="0" w:line="240" w:lineRule="auto"/>
    </w:pPr>
    <w:rPr>
      <w:sz w:val="20"/>
      <w:szCs w:val="20"/>
    </w:rPr>
  </w:style>
  <w:style w:type="paragraph" w:styleId="Bibliography">
    <w:name w:val="Bibliography"/>
    <w:basedOn w:val="Normal"/>
    <w:next w:val="Normal"/>
    <w:uiPriority w:val="37"/>
    <w:unhideWhenUsed/>
    <w:qFormat/>
    <w:rsid w:val="00D141C9"/>
    <w:pPr>
      <w:spacing w:after="240" w:line="240" w:lineRule="auto"/>
      <w:ind w:left="720" w:hanging="72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F7857"/>
    <w:pPr>
      <w:tabs>
        <w:tab w:val="center" w:pos="4513"/>
        <w:tab w:val="right" w:pos="9026"/>
      </w:tabs>
      <w:spacing w:after="0" w:line="240" w:lineRule="auto"/>
    </w:pPr>
  </w:style>
  <w:style w:type="paragraph" w:styleId="Footer">
    <w:name w:val="footer"/>
    <w:basedOn w:val="Normal"/>
    <w:link w:val="FooterChar"/>
    <w:uiPriority w:val="99"/>
    <w:unhideWhenUsed/>
    <w:rsid w:val="002F7857"/>
    <w:pPr>
      <w:tabs>
        <w:tab w:val="center" w:pos="4513"/>
        <w:tab w:val="right" w:pos="9026"/>
      </w:tabs>
      <w:spacing w:after="0" w:line="240" w:lineRule="auto"/>
    </w:pPr>
  </w:style>
  <w:style w:type="paragraph" w:styleId="EndnoteText">
    <w:name w:val="endnote text"/>
    <w:basedOn w:val="Normal"/>
    <w:link w:val="EndnoteTextChar"/>
    <w:uiPriority w:val="99"/>
    <w:semiHidden/>
    <w:unhideWhenUsed/>
    <w:rsid w:val="00646E41"/>
    <w:pPr>
      <w:spacing w:after="0" w:line="240" w:lineRule="auto"/>
    </w:pPr>
    <w:rPr>
      <w:sz w:val="20"/>
      <w:szCs w:val="20"/>
    </w:rPr>
  </w:style>
  <w:style w:type="paragraph" w:customStyle="1" w:styleId="FrameContents">
    <w:name w:val="Frame Contents"/>
    <w:basedOn w:val="Normal"/>
    <w:qFormat/>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B615C9"/>
    <w:rPr>
      <w:b/>
      <w:bCs/>
    </w:rPr>
  </w:style>
  <w:style w:type="paragraph" w:styleId="Revision">
    <w:name w:val="Revision"/>
    <w:hidden/>
    <w:uiPriority w:val="99"/>
    <w:semiHidden/>
    <w:rsid w:val="00516209"/>
    <w:pPr>
      <w:suppressAutoHyphens w:val="0"/>
    </w:pPr>
  </w:style>
  <w:style w:type="character" w:styleId="EndnoteReference">
    <w:name w:val="endnote reference"/>
    <w:basedOn w:val="DefaultParagraphFont"/>
    <w:uiPriority w:val="99"/>
    <w:semiHidden/>
    <w:unhideWhenUsed/>
    <w:rsid w:val="00534C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CAFAE-5D22-6540-BD05-A63F7A0AA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Pages>
  <Words>3065</Words>
  <Characters>17473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Lythgoe, Daniel (IESL)</dc:creator>
  <dc:description/>
  <cp:lastModifiedBy>Lythgoe, Daniel (IESL)</cp:lastModifiedBy>
  <cp:revision>4</cp:revision>
  <cp:lastPrinted>2026-04-09T16:36:00Z</cp:lastPrinted>
  <dcterms:created xsi:type="dcterms:W3CDTF">2026-04-09T16:36:00Z</dcterms:created>
  <dcterms:modified xsi:type="dcterms:W3CDTF">2026-04-29T08:07:00Z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id="MzN72rzY"/&gt;&lt;style id="http://www.zotero.org/styles/chicago-notes-bibliography-subsequent-ibid-17th-edition" locale="en-GB" hasBibliography="1" bibliographyStyleHasBeenSet="1"/&gt;&lt;prefs&gt;&lt;pref name="</vt:lpwstr>
  </property>
  <property fmtid="{D5CDD505-2E9C-101B-9397-08002B2CF9AE}" pid="3" name="ZOTERO_PREF_2">
    <vt:lpwstr>fieldType" value="Field"/&gt;&lt;pref name="automaticJournalAbbreviations" value="true"/&gt;&lt;pref name="noteType" value="2"/&gt;&lt;/prefs&gt;&lt;/data&gt;</vt:lpwstr>
  </property>
</Properties>
</file>